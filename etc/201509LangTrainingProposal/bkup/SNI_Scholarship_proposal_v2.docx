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people.xml" ContentType="application/vnd.openxmlformats-officedocument.wordprocessingml.people+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7C344397" w14:textId="5D9F5163" w:rsidR="00323375" w:rsidRPr="00D35CCF" w:rsidRDefault="006B0D86" w:rsidP="00875021">
      <w:pPr>
        <w:spacing w:line="240" w:lineRule="auto"/>
        <w:rPr>
          <w:rFonts w:ascii="Times New Roman" w:hAnsi="Times New Roman" w:cs="Times New Roman"/>
          <w:sz w:val="24"/>
          <w:szCs w:val="24"/>
          <w:rPrChange w:id="0" w:author="Jeff Shrager" w:date="2015-09-16T13:17:00Z">
            <w:rPr>
              <w:rFonts w:ascii="Times New Roman" w:hAnsi="Times New Roman" w:cs="Times New Roman"/>
              <w:b/>
              <w:sz w:val="24"/>
              <w:szCs w:val="24"/>
            </w:rPr>
          </w:rPrChange>
        </w:rPr>
      </w:pPr>
      <w:ins w:id="1" w:author="Jeff Shrager" w:date="2015-09-16T12:51:00Z">
        <w:r w:rsidRPr="00D35CCF">
          <w:rPr>
            <w:rFonts w:ascii="Times New Roman" w:hAnsi="Times New Roman" w:cs="Times New Roman"/>
            <w:sz w:val="24"/>
            <w:szCs w:val="24"/>
            <w:rPrChange w:id="2" w:author="Jeff Shrager" w:date="2015-09-16T13:17:00Z">
              <w:rPr>
                <w:rFonts w:ascii="Times New Roman" w:hAnsi="Times New Roman" w:cs="Times New Roman"/>
                <w:b/>
                <w:sz w:val="24"/>
                <w:szCs w:val="24"/>
              </w:rPr>
            </w:rPrChange>
          </w:rPr>
          <w:t>Understanding the Development of Children's Number Knowledge and Skill</w:t>
        </w:r>
      </w:ins>
      <w:ins w:id="3" w:author="Jeff Shrager" w:date="2015-09-16T12:52:00Z">
        <w:r w:rsidRPr="00D35CCF">
          <w:rPr>
            <w:rFonts w:ascii="Times New Roman" w:hAnsi="Times New Roman" w:cs="Times New Roman"/>
            <w:sz w:val="24"/>
            <w:szCs w:val="24"/>
            <w:rPrChange w:id="4" w:author="Jeff Shrager" w:date="2015-09-16T13:17:00Z">
              <w:rPr>
                <w:rFonts w:ascii="Times New Roman" w:hAnsi="Times New Roman" w:cs="Times New Roman"/>
                <w:b/>
                <w:sz w:val="24"/>
                <w:szCs w:val="24"/>
              </w:rPr>
            </w:rPrChange>
          </w:rPr>
          <w:t>: A</w:t>
        </w:r>
      </w:ins>
      <w:ins w:id="5" w:author="Jeff Shrager" w:date="2015-09-16T12:51:00Z">
        <w:r w:rsidRPr="00D35CCF">
          <w:rPr>
            <w:rFonts w:ascii="Times New Roman" w:hAnsi="Times New Roman" w:cs="Times New Roman"/>
            <w:sz w:val="24"/>
            <w:szCs w:val="24"/>
            <w:rPrChange w:id="6" w:author="Jeff Shrager" w:date="2015-09-16T13:17:00Z">
              <w:rPr>
                <w:rFonts w:ascii="Times New Roman" w:hAnsi="Times New Roman" w:cs="Times New Roman"/>
                <w:b/>
                <w:sz w:val="24"/>
                <w:szCs w:val="24"/>
              </w:rPr>
            </w:rPrChange>
          </w:rPr>
          <w:t xml:space="preserve"> Novel Hybrid </w:t>
        </w:r>
      </w:ins>
      <w:del w:id="7" w:author="Jeff Shrager" w:date="2015-09-16T12:51:00Z">
        <w:r w:rsidR="0042708E" w:rsidRPr="00D35CCF" w:rsidDel="006B0D86">
          <w:rPr>
            <w:rFonts w:ascii="Times New Roman" w:hAnsi="Times New Roman" w:cs="Times New Roman"/>
            <w:sz w:val="24"/>
            <w:szCs w:val="24"/>
            <w:rPrChange w:id="8" w:author="Jeff Shrager" w:date="2015-09-16T13:17:00Z">
              <w:rPr>
                <w:rFonts w:ascii="Times New Roman" w:hAnsi="Times New Roman" w:cs="Times New Roman"/>
                <w:b/>
                <w:sz w:val="24"/>
                <w:szCs w:val="24"/>
              </w:rPr>
            </w:rPrChange>
          </w:rPr>
          <w:delText>A</w:delText>
        </w:r>
        <w:r w:rsidR="00F90346" w:rsidRPr="00D35CCF" w:rsidDel="006B0D86">
          <w:rPr>
            <w:rFonts w:ascii="Times New Roman" w:hAnsi="Times New Roman" w:cs="Times New Roman"/>
            <w:sz w:val="24"/>
            <w:szCs w:val="24"/>
            <w:rPrChange w:id="9" w:author="Jeff Shrager" w:date="2015-09-16T13:17:00Z">
              <w:rPr>
                <w:rFonts w:ascii="Times New Roman" w:hAnsi="Times New Roman" w:cs="Times New Roman"/>
                <w:b/>
                <w:sz w:val="24"/>
                <w:szCs w:val="24"/>
              </w:rPr>
            </w:rPrChange>
          </w:rPr>
          <w:delText xml:space="preserve"> d</w:delText>
        </w:r>
      </w:del>
      <w:ins w:id="10" w:author="Jeff Shrager" w:date="2015-09-16T12:56:00Z">
        <w:r w:rsidRPr="00D35CCF">
          <w:rPr>
            <w:rFonts w:ascii="Times New Roman" w:hAnsi="Times New Roman" w:cs="Times New Roman"/>
            <w:sz w:val="24"/>
            <w:szCs w:val="24"/>
            <w:rPrChange w:id="11" w:author="Jeff Shrager" w:date="2015-09-16T13:17:00Z">
              <w:rPr>
                <w:rFonts w:ascii="Times New Roman" w:hAnsi="Times New Roman" w:cs="Times New Roman"/>
                <w:b/>
                <w:sz w:val="24"/>
                <w:szCs w:val="24"/>
              </w:rPr>
            </w:rPrChange>
          </w:rPr>
          <w:t>Control</w:t>
        </w:r>
      </w:ins>
      <w:del w:id="12" w:author="Jeff Shrager" w:date="2015-09-16T12:56:00Z">
        <w:r w:rsidR="00F90346" w:rsidRPr="00D35CCF" w:rsidDel="006B0D86">
          <w:rPr>
            <w:rFonts w:ascii="Times New Roman" w:hAnsi="Times New Roman" w:cs="Times New Roman"/>
            <w:sz w:val="24"/>
            <w:szCs w:val="24"/>
            <w:rPrChange w:id="13" w:author="Jeff Shrager" w:date="2015-09-16T13:17:00Z">
              <w:rPr>
                <w:rFonts w:ascii="Times New Roman" w:hAnsi="Times New Roman" w:cs="Times New Roman"/>
                <w:b/>
                <w:sz w:val="24"/>
                <w:szCs w:val="24"/>
              </w:rPr>
            </w:rPrChange>
          </w:rPr>
          <w:delText>ynamic</w:delText>
        </w:r>
      </w:del>
      <w:ins w:id="14" w:author="Jeff Shrager" w:date="2015-09-16T12:52:00Z">
        <w:r w:rsidRPr="00D35CCF">
          <w:rPr>
            <w:rFonts w:ascii="Times New Roman" w:hAnsi="Times New Roman" w:cs="Times New Roman"/>
            <w:sz w:val="24"/>
            <w:szCs w:val="24"/>
            <w:rPrChange w:id="15" w:author="Jeff Shrager" w:date="2015-09-16T13:17:00Z">
              <w:rPr>
                <w:rFonts w:ascii="Times New Roman" w:hAnsi="Times New Roman" w:cs="Times New Roman"/>
                <w:b/>
                <w:sz w:val="24"/>
                <w:szCs w:val="24"/>
              </w:rPr>
            </w:rPrChange>
          </w:rPr>
          <w:t>/</w:t>
        </w:r>
      </w:ins>
      <w:ins w:id="16" w:author="Jeff Shrager" w:date="2015-09-16T12:51:00Z">
        <w:r w:rsidRPr="00D35CCF">
          <w:rPr>
            <w:rFonts w:ascii="Times New Roman" w:hAnsi="Times New Roman" w:cs="Times New Roman"/>
            <w:sz w:val="24"/>
            <w:szCs w:val="24"/>
            <w:rPrChange w:id="17" w:author="Jeff Shrager" w:date="2015-09-16T13:17:00Z">
              <w:rPr>
                <w:rFonts w:ascii="Times New Roman" w:hAnsi="Times New Roman" w:cs="Times New Roman"/>
                <w:b/>
                <w:sz w:val="24"/>
                <w:szCs w:val="24"/>
              </w:rPr>
            </w:rPrChange>
          </w:rPr>
          <w:t>Connectionist</w:t>
        </w:r>
      </w:ins>
      <w:r w:rsidR="0042708E" w:rsidRPr="00D35CCF">
        <w:rPr>
          <w:rFonts w:ascii="Times New Roman" w:hAnsi="Times New Roman" w:cs="Times New Roman"/>
          <w:sz w:val="24"/>
          <w:szCs w:val="24"/>
          <w:rPrChange w:id="18" w:author="Jeff Shrager" w:date="2015-09-16T13:17:00Z">
            <w:rPr>
              <w:rFonts w:ascii="Times New Roman" w:hAnsi="Times New Roman" w:cs="Times New Roman"/>
              <w:b/>
              <w:sz w:val="24"/>
              <w:szCs w:val="24"/>
            </w:rPr>
          </w:rPrChange>
        </w:rPr>
        <w:t xml:space="preserve"> </w:t>
      </w:r>
      <w:del w:id="19" w:author="Jeff Shrager" w:date="2015-09-16T12:51:00Z">
        <w:r w:rsidR="0042708E" w:rsidRPr="00D35CCF" w:rsidDel="006B0D86">
          <w:rPr>
            <w:rFonts w:ascii="Times New Roman" w:hAnsi="Times New Roman" w:cs="Times New Roman"/>
            <w:sz w:val="24"/>
            <w:szCs w:val="24"/>
            <w:rPrChange w:id="20" w:author="Jeff Shrager" w:date="2015-09-16T13:17:00Z">
              <w:rPr>
                <w:rFonts w:ascii="Times New Roman" w:hAnsi="Times New Roman" w:cs="Times New Roman"/>
                <w:b/>
                <w:sz w:val="24"/>
                <w:szCs w:val="24"/>
              </w:rPr>
            </w:rPrChange>
          </w:rPr>
          <w:delText>computational f</w:delText>
        </w:r>
      </w:del>
      <w:ins w:id="21" w:author="Jeff Shrager" w:date="2015-09-16T12:51:00Z">
        <w:r w:rsidRPr="00D35CCF">
          <w:rPr>
            <w:rFonts w:ascii="Times New Roman" w:hAnsi="Times New Roman" w:cs="Times New Roman"/>
            <w:sz w:val="24"/>
            <w:szCs w:val="24"/>
            <w:rPrChange w:id="22" w:author="Jeff Shrager" w:date="2015-09-16T13:17:00Z">
              <w:rPr>
                <w:rFonts w:ascii="Times New Roman" w:hAnsi="Times New Roman" w:cs="Times New Roman"/>
                <w:b/>
                <w:sz w:val="24"/>
                <w:szCs w:val="24"/>
              </w:rPr>
            </w:rPrChange>
          </w:rPr>
          <w:t>F</w:t>
        </w:r>
      </w:ins>
      <w:r w:rsidR="0042708E" w:rsidRPr="00D35CCF">
        <w:rPr>
          <w:rFonts w:ascii="Times New Roman" w:hAnsi="Times New Roman" w:cs="Times New Roman"/>
          <w:sz w:val="24"/>
          <w:szCs w:val="24"/>
          <w:rPrChange w:id="23" w:author="Jeff Shrager" w:date="2015-09-16T13:17:00Z">
            <w:rPr>
              <w:rFonts w:ascii="Times New Roman" w:hAnsi="Times New Roman" w:cs="Times New Roman"/>
              <w:b/>
              <w:sz w:val="24"/>
              <w:szCs w:val="24"/>
            </w:rPr>
          </w:rPrChange>
        </w:rPr>
        <w:t>ramework</w:t>
      </w:r>
      <w:del w:id="24" w:author="Jeff Shrager" w:date="2015-09-16T12:51:00Z">
        <w:r w:rsidR="0042708E" w:rsidRPr="00D35CCF" w:rsidDel="006B0D86">
          <w:rPr>
            <w:rFonts w:ascii="Times New Roman" w:hAnsi="Times New Roman" w:cs="Times New Roman"/>
            <w:sz w:val="24"/>
            <w:szCs w:val="24"/>
            <w:rPrChange w:id="25" w:author="Jeff Shrager" w:date="2015-09-16T13:17:00Z">
              <w:rPr>
                <w:rFonts w:ascii="Times New Roman" w:hAnsi="Times New Roman" w:cs="Times New Roman"/>
                <w:b/>
                <w:sz w:val="24"/>
                <w:szCs w:val="24"/>
              </w:rPr>
            </w:rPrChange>
          </w:rPr>
          <w:delText xml:space="preserve"> </w:delText>
        </w:r>
        <w:r w:rsidR="00F90346" w:rsidRPr="00D35CCF" w:rsidDel="006B0D86">
          <w:rPr>
            <w:rFonts w:ascii="Times New Roman" w:hAnsi="Times New Roman" w:cs="Times New Roman"/>
            <w:sz w:val="24"/>
            <w:szCs w:val="24"/>
            <w:rPrChange w:id="26" w:author="Jeff Shrager" w:date="2015-09-16T13:17:00Z">
              <w:rPr>
                <w:rFonts w:ascii="Times New Roman" w:hAnsi="Times New Roman" w:cs="Times New Roman"/>
                <w:b/>
                <w:sz w:val="24"/>
                <w:szCs w:val="24"/>
              </w:rPr>
            </w:rPrChange>
          </w:rPr>
          <w:delText>to understand</w:delText>
        </w:r>
        <w:r w:rsidR="00323375" w:rsidRPr="00D35CCF" w:rsidDel="006B0D86">
          <w:rPr>
            <w:rFonts w:ascii="Times New Roman" w:hAnsi="Times New Roman" w:cs="Times New Roman"/>
            <w:sz w:val="24"/>
            <w:szCs w:val="24"/>
            <w:rPrChange w:id="27" w:author="Jeff Shrager" w:date="2015-09-16T13:17:00Z">
              <w:rPr>
                <w:rFonts w:ascii="Times New Roman" w:hAnsi="Times New Roman" w:cs="Times New Roman"/>
                <w:b/>
                <w:sz w:val="24"/>
                <w:szCs w:val="24"/>
              </w:rPr>
            </w:rPrChange>
          </w:rPr>
          <w:delText xml:space="preserve"> </w:delText>
        </w:r>
        <w:r w:rsidR="00D7790A" w:rsidRPr="00D35CCF" w:rsidDel="006B0D86">
          <w:rPr>
            <w:rFonts w:ascii="Times New Roman" w:hAnsi="Times New Roman" w:cs="Times New Roman"/>
            <w:sz w:val="24"/>
            <w:szCs w:val="24"/>
            <w:rPrChange w:id="28" w:author="Jeff Shrager" w:date="2015-09-16T13:17:00Z">
              <w:rPr>
                <w:rFonts w:ascii="Times New Roman" w:hAnsi="Times New Roman" w:cs="Times New Roman"/>
                <w:b/>
                <w:sz w:val="24"/>
                <w:szCs w:val="24"/>
              </w:rPr>
            </w:rPrChange>
          </w:rPr>
          <w:delText>children’s</w:delText>
        </w:r>
        <w:r w:rsidR="00323375" w:rsidRPr="00D35CCF" w:rsidDel="006B0D86">
          <w:rPr>
            <w:rFonts w:ascii="Times New Roman" w:hAnsi="Times New Roman" w:cs="Times New Roman"/>
            <w:sz w:val="24"/>
            <w:szCs w:val="24"/>
            <w:rPrChange w:id="29" w:author="Jeff Shrager" w:date="2015-09-16T13:17:00Z">
              <w:rPr>
                <w:rFonts w:ascii="Times New Roman" w:hAnsi="Times New Roman" w:cs="Times New Roman"/>
                <w:b/>
                <w:sz w:val="24"/>
                <w:szCs w:val="24"/>
              </w:rPr>
            </w:rPrChange>
          </w:rPr>
          <w:delText xml:space="preserve"> </w:delText>
        </w:r>
        <w:r w:rsidR="00D7790A" w:rsidRPr="00D35CCF" w:rsidDel="006B0D86">
          <w:rPr>
            <w:rFonts w:ascii="Times New Roman" w:hAnsi="Times New Roman" w:cs="Times New Roman"/>
            <w:sz w:val="24"/>
            <w:szCs w:val="24"/>
            <w:rPrChange w:id="30" w:author="Jeff Shrager" w:date="2015-09-16T13:17:00Z">
              <w:rPr>
                <w:rFonts w:ascii="Times New Roman" w:hAnsi="Times New Roman" w:cs="Times New Roman"/>
                <w:b/>
                <w:sz w:val="24"/>
                <w:szCs w:val="24"/>
              </w:rPr>
            </w:rPrChange>
          </w:rPr>
          <w:delText>cognitive</w:delText>
        </w:r>
        <w:r w:rsidR="00323375" w:rsidRPr="00D35CCF" w:rsidDel="006B0D86">
          <w:rPr>
            <w:rFonts w:ascii="Times New Roman" w:hAnsi="Times New Roman" w:cs="Times New Roman"/>
            <w:sz w:val="24"/>
            <w:szCs w:val="24"/>
            <w:rPrChange w:id="31" w:author="Jeff Shrager" w:date="2015-09-16T13:17:00Z">
              <w:rPr>
                <w:rFonts w:ascii="Times New Roman" w:hAnsi="Times New Roman" w:cs="Times New Roman"/>
                <w:b/>
                <w:sz w:val="24"/>
                <w:szCs w:val="24"/>
              </w:rPr>
            </w:rPrChange>
          </w:rPr>
          <w:delText xml:space="preserve"> and neurobiological </w:delText>
        </w:r>
        <w:r w:rsidR="00D7790A" w:rsidRPr="00D35CCF" w:rsidDel="006B0D86">
          <w:rPr>
            <w:rFonts w:ascii="Times New Roman" w:hAnsi="Times New Roman" w:cs="Times New Roman"/>
            <w:sz w:val="24"/>
            <w:szCs w:val="24"/>
            <w:rPrChange w:id="32" w:author="Jeff Shrager" w:date="2015-09-16T13:17:00Z">
              <w:rPr>
                <w:rFonts w:ascii="Times New Roman" w:hAnsi="Times New Roman" w:cs="Times New Roman"/>
                <w:b/>
                <w:sz w:val="24"/>
                <w:szCs w:val="24"/>
              </w:rPr>
            </w:rPrChange>
          </w:rPr>
          <w:delText>development</w:delText>
        </w:r>
        <w:r w:rsidR="00F90346" w:rsidRPr="00D35CCF" w:rsidDel="006B0D86">
          <w:rPr>
            <w:rFonts w:ascii="Times New Roman" w:hAnsi="Times New Roman" w:cs="Times New Roman"/>
            <w:sz w:val="24"/>
            <w:szCs w:val="24"/>
            <w:rPrChange w:id="33" w:author="Jeff Shrager" w:date="2015-09-16T13:17:00Z">
              <w:rPr>
                <w:rFonts w:ascii="Times New Roman" w:hAnsi="Times New Roman" w:cs="Times New Roman"/>
                <w:b/>
                <w:sz w:val="24"/>
                <w:szCs w:val="24"/>
              </w:rPr>
            </w:rPrChange>
          </w:rPr>
          <w:delText xml:space="preserve"> in strategy use</w:delText>
        </w:r>
      </w:del>
    </w:p>
    <w:p w14:paraId="7C11E792" w14:textId="67A8DDA5" w:rsidR="00323375" w:rsidRDefault="00270E7B" w:rsidP="009320C2">
      <w:pPr>
        <w:spacing w:line="240" w:lineRule="auto"/>
        <w:rPr>
          <w:rFonts w:ascii="Times New Roman" w:hAnsi="Times New Roman" w:cs="Times New Roman"/>
          <w:sz w:val="24"/>
          <w:szCs w:val="24"/>
        </w:rPr>
        <w:pPrChange w:id="34" w:author="Jeff Shrager" w:date="2015-09-16T13:21:00Z">
          <w:pPr>
            <w:spacing w:line="240" w:lineRule="auto"/>
          </w:pPr>
        </w:pPrChange>
      </w:pPr>
      <w:ins w:id="35" w:author="Jeff Shrager" w:date="2015-09-16T12:57:00Z">
        <w:r>
          <w:rPr>
            <w:rFonts w:ascii="Times New Roman" w:hAnsi="Times New Roman" w:cs="Times New Roman"/>
            <w:sz w:val="24"/>
            <w:szCs w:val="24"/>
          </w:rPr>
          <w:t xml:space="preserve">One way of </w:t>
        </w:r>
      </w:ins>
      <w:ins w:id="36" w:author="Jeff Shrager" w:date="2015-09-16T12:58:00Z">
        <w:r w:rsidR="005E7330">
          <w:rPr>
            <w:rFonts w:ascii="Times New Roman" w:hAnsi="Times New Roman" w:cs="Times New Roman"/>
            <w:sz w:val="24"/>
            <w:szCs w:val="24"/>
          </w:rPr>
          <w:t>understanding</w:t>
        </w:r>
      </w:ins>
      <w:ins w:id="37" w:author="Jeff Shrager" w:date="2015-09-16T12:57:00Z">
        <w:r>
          <w:rPr>
            <w:rFonts w:ascii="Times New Roman" w:hAnsi="Times New Roman" w:cs="Times New Roman"/>
            <w:sz w:val="24"/>
            <w:szCs w:val="24"/>
          </w:rPr>
          <w:t xml:space="preserve"> the human brain is as a set of </w:t>
        </w:r>
      </w:ins>
      <w:ins w:id="38" w:author="Jeff Shrager" w:date="2015-09-16T12:58:00Z">
        <w:r w:rsidR="005E7330">
          <w:rPr>
            <w:rFonts w:ascii="Times New Roman" w:hAnsi="Times New Roman" w:cs="Times New Roman"/>
            <w:sz w:val="24"/>
            <w:szCs w:val="24"/>
          </w:rPr>
          <w:t>nearly decomposable</w:t>
        </w:r>
      </w:ins>
      <w:ins w:id="39" w:author="Jeff Shrager" w:date="2015-09-16T12:57:00Z">
        <w:r w:rsidR="005E7330">
          <w:rPr>
            <w:rFonts w:ascii="Times New Roman" w:hAnsi="Times New Roman" w:cs="Times New Roman"/>
            <w:sz w:val="24"/>
            <w:szCs w:val="24"/>
          </w:rPr>
          <w:t xml:space="preserve"> neural </w:t>
        </w:r>
      </w:ins>
      <w:ins w:id="40" w:author="Jeff Shrager" w:date="2015-09-16T13:03:00Z">
        <w:r w:rsidR="005E7330">
          <w:rPr>
            <w:rFonts w:ascii="Times New Roman" w:hAnsi="Times New Roman" w:cs="Times New Roman"/>
            <w:sz w:val="24"/>
            <w:szCs w:val="24"/>
          </w:rPr>
          <w:t>regions</w:t>
        </w:r>
      </w:ins>
      <w:ins w:id="41" w:author="Jeff Shrager" w:date="2015-09-16T12:57:00Z">
        <w:r w:rsidR="005E7330">
          <w:rPr>
            <w:rFonts w:ascii="Times New Roman" w:hAnsi="Times New Roman" w:cs="Times New Roman"/>
            <w:sz w:val="24"/>
            <w:szCs w:val="24"/>
          </w:rPr>
          <w:t xml:space="preserve"> </w:t>
        </w:r>
      </w:ins>
      <w:ins w:id="42" w:author="Jeff Shrager" w:date="2015-09-16T12:58:00Z">
        <w:r w:rsidR="005E7330">
          <w:rPr>
            <w:rFonts w:ascii="Times New Roman" w:hAnsi="Times New Roman" w:cs="Times New Roman"/>
            <w:sz w:val="24"/>
            <w:szCs w:val="24"/>
          </w:rPr>
          <w:t>connected</w:t>
        </w:r>
      </w:ins>
      <w:ins w:id="43" w:author="Jeff Shrager" w:date="2015-09-16T12:57:00Z">
        <w:r w:rsidR="005E7330">
          <w:rPr>
            <w:rFonts w:ascii="Times New Roman" w:hAnsi="Times New Roman" w:cs="Times New Roman"/>
            <w:sz w:val="24"/>
            <w:szCs w:val="24"/>
          </w:rPr>
          <w:t xml:space="preserve"> </w:t>
        </w:r>
      </w:ins>
      <w:ins w:id="44" w:author="Jeff Shrager" w:date="2015-09-16T12:58:00Z">
        <w:r w:rsidR="005E7330">
          <w:rPr>
            <w:rFonts w:ascii="Times New Roman" w:hAnsi="Times New Roman" w:cs="Times New Roman"/>
            <w:sz w:val="24"/>
            <w:szCs w:val="24"/>
          </w:rPr>
          <w:t xml:space="preserve">into a complex system by cables that carry information and/or control signals. </w:t>
        </w:r>
      </w:ins>
      <w:ins w:id="45" w:author="Jeff Shrager" w:date="2015-09-16T13:15:00Z">
        <w:r w:rsidR="006F1C6B">
          <w:rPr>
            <w:rFonts w:ascii="Times New Roman" w:hAnsi="Times New Roman" w:cs="Times New Roman"/>
            <w:sz w:val="24"/>
            <w:szCs w:val="24"/>
          </w:rPr>
          <w:t>[</w:t>
        </w:r>
        <w:r w:rsidR="006F1C6B" w:rsidRPr="00D35CCF">
          <w:rPr>
            <w:rFonts w:ascii="Times New Roman" w:hAnsi="Times New Roman" w:cs="Times New Roman"/>
            <w:sz w:val="24"/>
            <w:szCs w:val="24"/>
            <w:rPrChange w:id="46" w:author="Jeff Shrager" w:date="2015-09-16T13:17:00Z">
              <w:rPr>
                <w:rFonts w:eastAsia="Times New Roman" w:cs="Times New Roman"/>
              </w:rPr>
            </w:rPrChange>
          </w:rPr>
          <w:t xml:space="preserve">Herbert A. Simon </w:t>
        </w:r>
      </w:ins>
      <w:ins w:id="47" w:author="Jeff Shrager" w:date="2015-09-16T13:17:00Z">
        <w:r w:rsidR="00D35CCF" w:rsidRPr="00D35CCF">
          <w:rPr>
            <w:rFonts w:ascii="Times New Roman" w:hAnsi="Times New Roman" w:cs="Times New Roman"/>
            <w:sz w:val="24"/>
            <w:szCs w:val="24"/>
            <w:rPrChange w:id="48" w:author="Jeff Shrager" w:date="2015-09-16T13:17:00Z">
              <w:rPr>
                <w:rFonts w:eastAsia="Times New Roman" w:cs="Times New Roman"/>
              </w:rPr>
            </w:rPrChange>
          </w:rPr>
          <w:t>Carnegie</w:t>
        </w:r>
      </w:ins>
      <w:ins w:id="49" w:author="Jeff Shrager" w:date="2015-09-16T13:15:00Z">
        <w:r w:rsidR="006F1C6B" w:rsidRPr="00D35CCF">
          <w:rPr>
            <w:rFonts w:ascii="Times New Roman" w:hAnsi="Times New Roman" w:cs="Times New Roman"/>
            <w:sz w:val="24"/>
            <w:szCs w:val="24"/>
            <w:rPrChange w:id="50" w:author="Jeff Shrager" w:date="2015-09-16T13:17:00Z">
              <w:rPr>
                <w:rFonts w:eastAsia="Times New Roman" w:cs="Times New Roman"/>
              </w:rPr>
            </w:rPrChange>
          </w:rPr>
          <w:t>-Mellon University. Department of Psychology, Pittsburgh. PA 15213 Near Decomposability and Complexity: How a Mind Resides in a Brain</w:t>
        </w:r>
      </w:ins>
      <w:ins w:id="51" w:author="Jeff Shrager" w:date="2015-09-16T13:16:00Z">
        <w:r w:rsidR="006F1C6B" w:rsidRPr="00D35CCF">
          <w:rPr>
            <w:rFonts w:ascii="Times New Roman" w:hAnsi="Times New Roman" w:cs="Times New Roman"/>
            <w:sz w:val="24"/>
            <w:szCs w:val="24"/>
            <w:rPrChange w:id="52" w:author="Jeff Shrager" w:date="2015-09-16T13:17:00Z">
              <w:rPr>
                <w:rFonts w:eastAsia="Times New Roman" w:cs="Times New Roman"/>
              </w:rPr>
            </w:rPrChange>
          </w:rPr>
          <w:t xml:space="preserve">] </w:t>
        </w:r>
      </w:ins>
      <w:ins w:id="53" w:author="Jeff Shrager" w:date="2015-09-16T13:15:00Z">
        <w:r w:rsidR="006F1C6B">
          <w:rPr>
            <w:rFonts w:ascii="Times New Roman" w:hAnsi="Times New Roman" w:cs="Times New Roman"/>
            <w:sz w:val="24"/>
            <w:szCs w:val="24"/>
          </w:rPr>
          <w:t xml:space="preserve"> </w:t>
        </w:r>
      </w:ins>
      <w:ins w:id="54" w:author="Jeff Shrager" w:date="2015-09-16T13:00:00Z">
        <w:r w:rsidR="005E7330">
          <w:rPr>
            <w:rFonts w:ascii="Times New Roman" w:hAnsi="Times New Roman" w:cs="Times New Roman"/>
            <w:sz w:val="24"/>
            <w:szCs w:val="24"/>
          </w:rPr>
          <w:t xml:space="preserve">Cellular neuroscience </w:t>
        </w:r>
      </w:ins>
      <w:ins w:id="55" w:author="Jeff Shrager" w:date="2015-09-16T13:01:00Z">
        <w:r w:rsidR="005E7330">
          <w:rPr>
            <w:rFonts w:ascii="Times New Roman" w:hAnsi="Times New Roman" w:cs="Times New Roman"/>
            <w:sz w:val="24"/>
            <w:szCs w:val="24"/>
          </w:rPr>
          <w:t>studies the brain's</w:t>
        </w:r>
      </w:ins>
      <w:ins w:id="56" w:author="Jeff Shrager" w:date="2015-09-16T13:00:00Z">
        <w:r w:rsidR="005E7330">
          <w:rPr>
            <w:rFonts w:ascii="Times New Roman" w:hAnsi="Times New Roman" w:cs="Times New Roman"/>
            <w:sz w:val="24"/>
            <w:szCs w:val="24"/>
          </w:rPr>
          <w:t xml:space="preserve"> micro-circuitry;</w:t>
        </w:r>
      </w:ins>
      <w:ins w:id="57" w:author="Jeff Shrager" w:date="2015-09-16T13:01:00Z">
        <w:r w:rsidR="005E7330">
          <w:rPr>
            <w:rFonts w:ascii="Times New Roman" w:hAnsi="Times New Roman" w:cs="Times New Roman"/>
            <w:sz w:val="24"/>
            <w:szCs w:val="24"/>
          </w:rPr>
          <w:t xml:space="preserve"> cognitive neuroscience studies what the brain does at the functional level; and the relatively new field which we shall call </w:t>
        </w:r>
      </w:ins>
      <w:ins w:id="58" w:author="Jeff Shrager" w:date="2015-09-16T13:19:00Z">
        <w:r w:rsidR="009320C2">
          <w:rPr>
            <w:rFonts w:ascii="Times New Roman" w:hAnsi="Times New Roman" w:cs="Times New Roman"/>
            <w:sz w:val="24"/>
            <w:szCs w:val="24"/>
          </w:rPr>
          <w:t>"systems</w:t>
        </w:r>
      </w:ins>
      <w:ins w:id="59" w:author="Jeff Shrager" w:date="2015-09-16T13:02:00Z">
        <w:r w:rsidR="005E7330">
          <w:rPr>
            <w:rFonts w:ascii="Times New Roman" w:hAnsi="Times New Roman" w:cs="Times New Roman"/>
            <w:sz w:val="24"/>
            <w:szCs w:val="24"/>
          </w:rPr>
          <w:t xml:space="preserve"> neuroscience</w:t>
        </w:r>
      </w:ins>
      <w:ins w:id="60" w:author="Jeff Shrager" w:date="2015-09-16T13:19:00Z">
        <w:r w:rsidR="009320C2">
          <w:rPr>
            <w:rFonts w:ascii="Times New Roman" w:hAnsi="Times New Roman" w:cs="Times New Roman"/>
            <w:sz w:val="24"/>
            <w:szCs w:val="24"/>
          </w:rPr>
          <w:t>"</w:t>
        </w:r>
      </w:ins>
      <w:ins w:id="61" w:author="Jeff Shrager" w:date="2015-09-16T13:02:00Z">
        <w:r w:rsidR="005E7330">
          <w:rPr>
            <w:rFonts w:ascii="Times New Roman" w:hAnsi="Times New Roman" w:cs="Times New Roman"/>
            <w:sz w:val="24"/>
            <w:szCs w:val="24"/>
          </w:rPr>
          <w:t xml:space="preserve"> studies both the static and dynamic connectivity of brain</w:t>
        </w:r>
      </w:ins>
      <w:ins w:id="62" w:author="Jeff Shrager" w:date="2015-09-16T13:03:00Z">
        <w:r w:rsidR="005E7330">
          <w:rPr>
            <w:rFonts w:ascii="Times New Roman" w:hAnsi="Times New Roman" w:cs="Times New Roman"/>
            <w:sz w:val="24"/>
            <w:szCs w:val="24"/>
          </w:rPr>
          <w:t xml:space="preserve"> regions</w:t>
        </w:r>
      </w:ins>
      <w:ins w:id="63" w:author="Jeff Shrager" w:date="2015-09-16T13:02:00Z">
        <w:r w:rsidR="005E7330">
          <w:rPr>
            <w:rFonts w:ascii="Times New Roman" w:hAnsi="Times New Roman" w:cs="Times New Roman"/>
            <w:sz w:val="24"/>
            <w:szCs w:val="24"/>
          </w:rPr>
          <w:t xml:space="preserve">. Yet, even the flood of information </w:t>
        </w:r>
      </w:ins>
      <w:ins w:id="64" w:author="Jeff Shrager" w:date="2015-09-16T13:03:00Z">
        <w:r w:rsidR="005E7330">
          <w:rPr>
            <w:rFonts w:ascii="Times New Roman" w:hAnsi="Times New Roman" w:cs="Times New Roman"/>
            <w:sz w:val="24"/>
            <w:szCs w:val="24"/>
          </w:rPr>
          <w:t xml:space="preserve">delivered from these (and related) fields </w:t>
        </w:r>
      </w:ins>
      <w:ins w:id="65" w:author="Jeff Shrager" w:date="2015-09-16T13:04:00Z">
        <w:r w:rsidR="005E7330">
          <w:rPr>
            <w:rFonts w:ascii="Times New Roman" w:hAnsi="Times New Roman" w:cs="Times New Roman"/>
            <w:sz w:val="24"/>
            <w:szCs w:val="24"/>
          </w:rPr>
          <w:t xml:space="preserve">cannot </w:t>
        </w:r>
      </w:ins>
      <w:ins w:id="66" w:author="Jeff Shrager" w:date="2015-09-16T13:02:00Z">
        <w:r w:rsidR="005E7330">
          <w:rPr>
            <w:rFonts w:ascii="Times New Roman" w:hAnsi="Times New Roman" w:cs="Times New Roman"/>
            <w:sz w:val="24"/>
            <w:szCs w:val="24"/>
          </w:rPr>
          <w:t xml:space="preserve">tell us what </w:t>
        </w:r>
      </w:ins>
      <w:ins w:id="67" w:author="Jeff Shrager" w:date="2015-09-16T13:04:00Z">
        <w:r w:rsidR="005E7330">
          <w:rPr>
            <w:rFonts w:ascii="Times New Roman" w:hAnsi="Times New Roman" w:cs="Times New Roman"/>
            <w:sz w:val="24"/>
            <w:szCs w:val="24"/>
          </w:rPr>
          <w:t xml:space="preserve">the signals being sent from region to region are saying, nor what specific computation is being carried out in a region. </w:t>
        </w:r>
        <w:r w:rsidR="00F738CC">
          <w:rPr>
            <w:rFonts w:ascii="Times New Roman" w:hAnsi="Times New Roman" w:cs="Times New Roman"/>
            <w:sz w:val="24"/>
            <w:szCs w:val="24"/>
          </w:rPr>
          <w:t xml:space="preserve">This cannot, at present, be measured, but must be inferred through carefully placing the relevant results from these fields in relation to one another, and thereby hopefully constraining our theorizing about </w:t>
        </w:r>
      </w:ins>
      <w:ins w:id="68" w:author="Jeff Shrager" w:date="2015-09-16T13:05:00Z">
        <w:r w:rsidR="00F738CC">
          <w:rPr>
            <w:rFonts w:ascii="Times New Roman" w:hAnsi="Times New Roman" w:cs="Times New Roman"/>
            <w:sz w:val="24"/>
            <w:szCs w:val="24"/>
          </w:rPr>
          <w:t xml:space="preserve">what computations </w:t>
        </w:r>
      </w:ins>
      <w:ins w:id="69" w:author="Jeff Shrager" w:date="2015-09-16T13:06:00Z">
        <w:r w:rsidR="00F738CC">
          <w:rPr>
            <w:rFonts w:ascii="Times New Roman" w:hAnsi="Times New Roman" w:cs="Times New Roman"/>
            <w:sz w:val="24"/>
            <w:szCs w:val="24"/>
          </w:rPr>
          <w:t xml:space="preserve">and signals </w:t>
        </w:r>
      </w:ins>
      <w:ins w:id="70" w:author="Jeff Shrager" w:date="2015-09-16T13:05:00Z">
        <w:r w:rsidR="00F738CC">
          <w:rPr>
            <w:rFonts w:ascii="Times New Roman" w:hAnsi="Times New Roman" w:cs="Times New Roman"/>
            <w:sz w:val="24"/>
            <w:szCs w:val="24"/>
          </w:rPr>
          <w:t xml:space="preserve">are being carried </w:t>
        </w:r>
      </w:ins>
      <w:ins w:id="71" w:author="Jeff Shrager" w:date="2015-09-16T13:06:00Z">
        <w:r w:rsidR="00F738CC">
          <w:rPr>
            <w:rFonts w:ascii="Times New Roman" w:hAnsi="Times New Roman" w:cs="Times New Roman"/>
            <w:sz w:val="24"/>
            <w:szCs w:val="24"/>
          </w:rPr>
          <w:t>out and communicated</w:t>
        </w:r>
      </w:ins>
      <w:ins w:id="72" w:author="Jeff Shrager" w:date="2015-09-16T13:05:00Z">
        <w:r w:rsidR="00F738CC">
          <w:rPr>
            <w:rFonts w:ascii="Times New Roman" w:hAnsi="Times New Roman" w:cs="Times New Roman"/>
            <w:sz w:val="24"/>
            <w:szCs w:val="24"/>
          </w:rPr>
          <w:t xml:space="preserve"> within and between regions. </w:t>
        </w:r>
      </w:ins>
      <w:ins w:id="73" w:author="Jeff Shrager" w:date="2015-09-16T13:06:00Z">
        <w:r w:rsidR="001D12B3">
          <w:rPr>
            <w:rFonts w:ascii="Times New Roman" w:hAnsi="Times New Roman" w:cs="Times New Roman"/>
            <w:sz w:val="24"/>
            <w:szCs w:val="24"/>
          </w:rPr>
          <w:t>No domain of analysis is better suited for this sort of analysis than children's</w:t>
        </w:r>
        <w:r w:rsidR="00ED7742">
          <w:rPr>
            <w:rFonts w:ascii="Times New Roman" w:hAnsi="Times New Roman" w:cs="Times New Roman"/>
            <w:sz w:val="24"/>
            <w:szCs w:val="24"/>
          </w:rPr>
          <w:t xml:space="preserve"> arithmetic, and more specifically, children's small number addition (hereafter simply called "addition"). Unlike many domains, addition has a </w:t>
        </w:r>
      </w:ins>
      <w:ins w:id="74" w:author="Jeff Shrager" w:date="2015-09-16T13:08:00Z">
        <w:r w:rsidR="00ED7742">
          <w:rPr>
            <w:rFonts w:ascii="Times New Roman" w:hAnsi="Times New Roman" w:cs="Times New Roman"/>
            <w:sz w:val="24"/>
            <w:szCs w:val="24"/>
          </w:rPr>
          <w:t>formal</w:t>
        </w:r>
      </w:ins>
      <w:ins w:id="75" w:author="Jeff Shrager" w:date="2015-09-16T13:06:00Z">
        <w:r w:rsidR="00ED7742">
          <w:rPr>
            <w:rFonts w:ascii="Times New Roman" w:hAnsi="Times New Roman" w:cs="Times New Roman"/>
            <w:sz w:val="24"/>
            <w:szCs w:val="24"/>
          </w:rPr>
          <w:t>ly correct answers, and the space of possible algorithms that can carry out correct addition can be easily mapped out</w:t>
        </w:r>
        <w:r w:rsidR="00642644">
          <w:rPr>
            <w:rFonts w:ascii="Times New Roman" w:hAnsi="Times New Roman" w:cs="Times New Roman"/>
            <w:sz w:val="24"/>
            <w:szCs w:val="24"/>
          </w:rPr>
          <w:t xml:space="preserve">. Moreover, even the space of possible algorithms that can carry out a wide range of </w:t>
        </w:r>
      </w:ins>
      <w:ins w:id="76" w:author="Jeff Shrager" w:date="2015-09-16T13:09:00Z">
        <w:r w:rsidR="00642644">
          <w:rPr>
            <w:rFonts w:ascii="Times New Roman" w:hAnsi="Times New Roman" w:cs="Times New Roman"/>
            <w:sz w:val="24"/>
            <w:szCs w:val="24"/>
          </w:rPr>
          <w:t xml:space="preserve">plausible </w:t>
        </w:r>
      </w:ins>
      <w:ins w:id="77" w:author="Jeff Shrager" w:date="2015-09-16T13:06:00Z">
        <w:r w:rsidR="00642644">
          <w:rPr>
            <w:rFonts w:ascii="Times New Roman" w:hAnsi="Times New Roman" w:cs="Times New Roman"/>
            <w:sz w:val="24"/>
            <w:szCs w:val="24"/>
          </w:rPr>
          <w:t>INCORRECT addition</w:t>
        </w:r>
      </w:ins>
      <w:ins w:id="78" w:author="Jeff Shrager" w:date="2015-09-16T13:09:00Z">
        <w:r w:rsidR="00642644">
          <w:rPr>
            <w:rFonts w:ascii="Times New Roman" w:hAnsi="Times New Roman" w:cs="Times New Roman"/>
            <w:sz w:val="24"/>
            <w:szCs w:val="24"/>
          </w:rPr>
          <w:t xml:space="preserve"> algorithms</w:t>
        </w:r>
      </w:ins>
      <w:ins w:id="79" w:author="Jeff Shrager" w:date="2015-09-16T13:06:00Z">
        <w:r w:rsidR="00642644">
          <w:rPr>
            <w:rFonts w:ascii="Times New Roman" w:hAnsi="Times New Roman" w:cs="Times New Roman"/>
            <w:sz w:val="24"/>
            <w:szCs w:val="24"/>
          </w:rPr>
          <w:t xml:space="preserve"> can be mapped out</w:t>
        </w:r>
      </w:ins>
      <w:ins w:id="80" w:author="Jeff Shrager" w:date="2015-09-16T13:09:00Z">
        <w:r w:rsidR="00642644">
          <w:rPr>
            <w:rFonts w:ascii="Times New Roman" w:hAnsi="Times New Roman" w:cs="Times New Roman"/>
            <w:sz w:val="24"/>
            <w:szCs w:val="24"/>
          </w:rPr>
          <w:t xml:space="preserve">. Moreover, how children carry out addition, what mistakes they make, and how they transition from pre-addition (usually only knowing counting sequences), through adult-type </w:t>
        </w:r>
      </w:ins>
      <w:ins w:id="81" w:author="Jeff Shrager" w:date="2015-09-16T13:10:00Z">
        <w:r w:rsidR="00642644">
          <w:rPr>
            <w:rFonts w:ascii="Times New Roman" w:hAnsi="Times New Roman" w:cs="Times New Roman"/>
            <w:sz w:val="24"/>
            <w:szCs w:val="24"/>
          </w:rPr>
          <w:t>"</w:t>
        </w:r>
      </w:ins>
      <w:ins w:id="82" w:author="Jeff Shrager" w:date="2015-09-16T13:09:00Z">
        <w:r w:rsidR="00642644">
          <w:rPr>
            <w:rFonts w:ascii="Times New Roman" w:hAnsi="Times New Roman" w:cs="Times New Roman"/>
            <w:sz w:val="24"/>
            <w:szCs w:val="24"/>
          </w:rPr>
          <w:t>pure retrieval</w:t>
        </w:r>
      </w:ins>
      <w:ins w:id="83" w:author="Jeff Shrager" w:date="2015-09-16T13:10:00Z">
        <w:r w:rsidR="00642644">
          <w:rPr>
            <w:rFonts w:ascii="Times New Roman" w:hAnsi="Times New Roman" w:cs="Times New Roman"/>
            <w:sz w:val="24"/>
            <w:szCs w:val="24"/>
          </w:rPr>
          <w:t xml:space="preserve">" addition, have been heavily studied by </w:t>
        </w:r>
        <w:r w:rsidR="000B14D8">
          <w:rPr>
            <w:rFonts w:ascii="Times New Roman" w:hAnsi="Times New Roman" w:cs="Times New Roman"/>
            <w:sz w:val="24"/>
            <w:szCs w:val="24"/>
          </w:rPr>
          <w:t>psyc</w:t>
        </w:r>
        <w:r w:rsidR="000D5C47">
          <w:rPr>
            <w:rFonts w:ascii="Times New Roman" w:hAnsi="Times New Roman" w:cs="Times New Roman"/>
            <w:sz w:val="24"/>
            <w:szCs w:val="24"/>
          </w:rPr>
          <w:t xml:space="preserve">hologists, and the </w:t>
        </w:r>
      </w:ins>
      <w:ins w:id="84" w:author="Jeff Shrager" w:date="2015-09-16T13:12:00Z">
        <w:r w:rsidR="000D5C47">
          <w:rPr>
            <w:rFonts w:ascii="Times New Roman" w:hAnsi="Times New Roman" w:cs="Times New Roman"/>
            <w:sz w:val="24"/>
            <w:szCs w:val="24"/>
          </w:rPr>
          <w:t xml:space="preserve">strategies (i.e., cognitive </w:t>
        </w:r>
      </w:ins>
      <w:ins w:id="85" w:author="Jeff Shrager" w:date="2015-09-16T13:10:00Z">
        <w:r w:rsidR="000D5C47">
          <w:rPr>
            <w:rFonts w:ascii="Times New Roman" w:hAnsi="Times New Roman" w:cs="Times New Roman"/>
            <w:sz w:val="24"/>
            <w:szCs w:val="24"/>
          </w:rPr>
          <w:t>algorithms</w:t>
        </w:r>
      </w:ins>
      <w:ins w:id="86" w:author="Jeff Shrager" w:date="2015-09-16T13:12:00Z">
        <w:r w:rsidR="000D5C47">
          <w:rPr>
            <w:rFonts w:ascii="Times New Roman" w:hAnsi="Times New Roman" w:cs="Times New Roman"/>
            <w:sz w:val="24"/>
            <w:szCs w:val="24"/>
          </w:rPr>
          <w:t>)</w:t>
        </w:r>
      </w:ins>
      <w:ins w:id="87" w:author="Jeff Shrager" w:date="2015-09-16T13:10:00Z">
        <w:r w:rsidR="000D5C47">
          <w:rPr>
            <w:rFonts w:ascii="Times New Roman" w:hAnsi="Times New Roman" w:cs="Times New Roman"/>
            <w:sz w:val="24"/>
            <w:szCs w:val="24"/>
          </w:rPr>
          <w:t xml:space="preserve"> that are actually used are from a relatively small set</w:t>
        </w:r>
      </w:ins>
      <w:ins w:id="88" w:author="Jeff Shrager" w:date="2015-09-16T13:11:00Z">
        <w:r w:rsidR="000D5C47">
          <w:rPr>
            <w:rFonts w:ascii="Times New Roman" w:hAnsi="Times New Roman" w:cs="Times New Roman"/>
            <w:sz w:val="24"/>
            <w:szCs w:val="24"/>
          </w:rPr>
          <w:t>, and yet this set contains a wide range of both simple and complex strategies</w:t>
        </w:r>
      </w:ins>
      <w:ins w:id="89" w:author="Jeff Shrager" w:date="2015-09-16T13:10:00Z">
        <w:r w:rsidR="000D5C47">
          <w:rPr>
            <w:rFonts w:ascii="Times New Roman" w:hAnsi="Times New Roman" w:cs="Times New Roman"/>
            <w:sz w:val="24"/>
            <w:szCs w:val="24"/>
          </w:rPr>
          <w:t xml:space="preserve">. </w:t>
        </w:r>
      </w:ins>
      <w:ins w:id="90" w:author="Jeff Shrager" w:date="2015-09-16T13:11:00Z">
        <w:r w:rsidR="000D5C47">
          <w:rPr>
            <w:rFonts w:ascii="Times New Roman" w:hAnsi="Times New Roman" w:cs="Times New Roman"/>
            <w:sz w:val="24"/>
            <w:szCs w:val="24"/>
          </w:rPr>
          <w:t xml:space="preserve">Because </w:t>
        </w:r>
      </w:ins>
      <w:ins w:id="91" w:author="Jeff Shrager" w:date="2015-09-16T13:10:00Z">
        <w:r w:rsidR="000D5C47">
          <w:rPr>
            <w:rFonts w:ascii="Times New Roman" w:hAnsi="Times New Roman" w:cs="Times New Roman"/>
            <w:sz w:val="24"/>
            <w:szCs w:val="24"/>
          </w:rPr>
          <w:t>Addition (esp. children's addition) is also the touchston</w:t>
        </w:r>
      </w:ins>
      <w:ins w:id="92" w:author="Jeff Shrager" w:date="2015-09-16T13:11:00Z">
        <w:r w:rsidR="000D5C47">
          <w:rPr>
            <w:rFonts w:ascii="Times New Roman" w:hAnsi="Times New Roman" w:cs="Times New Roman"/>
            <w:sz w:val="24"/>
            <w:szCs w:val="24"/>
          </w:rPr>
          <w:t>e</w:t>
        </w:r>
      </w:ins>
      <w:ins w:id="93" w:author="Jeff Shrager" w:date="2015-09-16T13:10:00Z">
        <w:r w:rsidR="000D5C47">
          <w:rPr>
            <w:rFonts w:ascii="Times New Roman" w:hAnsi="Times New Roman" w:cs="Times New Roman"/>
            <w:sz w:val="24"/>
            <w:szCs w:val="24"/>
          </w:rPr>
          <w:t xml:space="preserve"> domain for </w:t>
        </w:r>
      </w:ins>
      <w:ins w:id="94" w:author="Jeff Shrager" w:date="2015-09-16T13:12:00Z">
        <w:r w:rsidR="001E5BC7">
          <w:rPr>
            <w:rFonts w:ascii="Times New Roman" w:hAnsi="Times New Roman" w:cs="Times New Roman"/>
            <w:sz w:val="24"/>
            <w:szCs w:val="24"/>
          </w:rPr>
          <w:t xml:space="preserve">much experimental work in cognitive neuroscience, as well as much of the computational modeling in </w:t>
        </w:r>
      </w:ins>
      <w:ins w:id="95" w:author="Jeff Shrager" w:date="2015-09-16T13:13:00Z">
        <w:r w:rsidR="00564254">
          <w:rPr>
            <w:rFonts w:ascii="Times New Roman" w:hAnsi="Times New Roman" w:cs="Times New Roman"/>
            <w:sz w:val="24"/>
            <w:szCs w:val="24"/>
          </w:rPr>
          <w:t>the computational part of cognitive science</w:t>
        </w:r>
      </w:ins>
      <w:ins w:id="96" w:author="Jeff Shrager" w:date="2015-09-16T13:12:00Z">
        <w:r w:rsidR="001E5BC7">
          <w:rPr>
            <w:rFonts w:ascii="Times New Roman" w:hAnsi="Times New Roman" w:cs="Times New Roman"/>
            <w:sz w:val="24"/>
            <w:szCs w:val="24"/>
          </w:rPr>
          <w:t>.</w:t>
        </w:r>
      </w:ins>
      <w:ins w:id="97" w:author="Jeff Shrager" w:date="2015-09-16T13:13:00Z">
        <w:r w:rsidR="00925347">
          <w:rPr>
            <w:rFonts w:ascii="Times New Roman" w:hAnsi="Times New Roman" w:cs="Times New Roman"/>
            <w:sz w:val="24"/>
            <w:szCs w:val="24"/>
          </w:rPr>
          <w:t xml:space="preserve"> Indeed, computational modeling experiments of strategy change in children's addition (and other small number arithmetic) have been undertaken nearly continuously sinc</w:t>
        </w:r>
        <w:r w:rsidR="00C37975">
          <w:rPr>
            <w:rFonts w:ascii="Times New Roman" w:hAnsi="Times New Roman" w:cs="Times New Roman"/>
            <w:sz w:val="24"/>
            <w:szCs w:val="24"/>
          </w:rPr>
          <w:t xml:space="preserve">e at least 1984, and small </w:t>
        </w:r>
      </w:ins>
      <w:ins w:id="98" w:author="Jeff Shrager" w:date="2015-09-16T13:14:00Z">
        <w:r w:rsidR="00C37975">
          <w:rPr>
            <w:rFonts w:ascii="Times New Roman" w:hAnsi="Times New Roman" w:cs="Times New Roman"/>
            <w:sz w:val="24"/>
            <w:szCs w:val="24"/>
          </w:rPr>
          <w:t>number</w:t>
        </w:r>
      </w:ins>
      <w:ins w:id="99" w:author="Jeff Shrager" w:date="2015-09-16T13:13:00Z">
        <w:r w:rsidR="00C37975">
          <w:rPr>
            <w:rFonts w:ascii="Times New Roman" w:hAnsi="Times New Roman" w:cs="Times New Roman"/>
            <w:sz w:val="24"/>
            <w:szCs w:val="24"/>
          </w:rPr>
          <w:t xml:space="preserve"> </w:t>
        </w:r>
      </w:ins>
      <w:ins w:id="100" w:author="Jeff Shrager" w:date="2015-09-16T13:14:00Z">
        <w:r w:rsidR="00C37975">
          <w:rPr>
            <w:rFonts w:ascii="Times New Roman" w:hAnsi="Times New Roman" w:cs="Times New Roman"/>
            <w:sz w:val="24"/>
            <w:szCs w:val="24"/>
          </w:rPr>
          <w:t>arithmetic models have</w:t>
        </w:r>
      </w:ins>
      <w:ins w:id="101" w:author="Jeff Shrager" w:date="2015-09-16T13:15:00Z">
        <w:r w:rsidR="00C37975">
          <w:rPr>
            <w:rFonts w:ascii="Times New Roman" w:hAnsi="Times New Roman" w:cs="Times New Roman"/>
            <w:sz w:val="24"/>
            <w:szCs w:val="24"/>
          </w:rPr>
          <w:t xml:space="preserve"> </w:t>
        </w:r>
        <w:r w:rsidR="006C13DC">
          <w:rPr>
            <w:rFonts w:ascii="Times New Roman" w:hAnsi="Times New Roman" w:cs="Times New Roman"/>
            <w:sz w:val="24"/>
            <w:szCs w:val="24"/>
          </w:rPr>
          <w:t>been rendered in purely symbolic, purely, connectionist, and hybrid symbolic/connectionist paradigms.</w:t>
        </w:r>
        <w:r w:rsidR="00CA2C3B">
          <w:rPr>
            <w:rFonts w:ascii="Times New Roman" w:hAnsi="Times New Roman" w:cs="Times New Roman"/>
            <w:sz w:val="24"/>
            <w:szCs w:val="24"/>
          </w:rPr>
          <w:t xml:space="preserve"> </w:t>
        </w:r>
      </w:ins>
      <w:ins w:id="102" w:author="Jeff Shrager" w:date="2015-09-16T13:19:00Z">
        <w:r w:rsidR="009320C2">
          <w:rPr>
            <w:rFonts w:ascii="Times New Roman" w:hAnsi="Times New Roman" w:cs="Times New Roman"/>
            <w:sz w:val="24"/>
            <w:szCs w:val="24"/>
          </w:rPr>
          <w:t>Until quite recently, however, the latter of the three sciences, which I have called "</w:t>
        </w:r>
        <w:r w:rsidR="009320C2">
          <w:rPr>
            <w:rFonts w:ascii="Times New Roman" w:hAnsi="Times New Roman" w:cs="Times New Roman"/>
            <w:sz w:val="24"/>
            <w:szCs w:val="24"/>
          </w:rPr>
          <w:t>systems neuroscience"</w:t>
        </w:r>
        <w:r w:rsidR="009320C2">
          <w:rPr>
            <w:rFonts w:ascii="Times New Roman" w:hAnsi="Times New Roman" w:cs="Times New Roman"/>
            <w:sz w:val="24"/>
            <w:szCs w:val="24"/>
          </w:rPr>
          <w:t xml:space="preserve"> has not had rich </w:t>
        </w:r>
      </w:ins>
      <w:ins w:id="103" w:author="Jeff Shrager" w:date="2015-09-16T13:20:00Z">
        <w:r w:rsidR="009320C2">
          <w:rPr>
            <w:rFonts w:ascii="Times New Roman" w:hAnsi="Times New Roman" w:cs="Times New Roman"/>
            <w:sz w:val="24"/>
            <w:szCs w:val="24"/>
          </w:rPr>
          <w:t>enough</w:t>
        </w:r>
      </w:ins>
      <w:ins w:id="104" w:author="Jeff Shrager" w:date="2015-09-16T13:19:00Z">
        <w:r w:rsidR="009320C2">
          <w:rPr>
            <w:rFonts w:ascii="Times New Roman" w:hAnsi="Times New Roman" w:cs="Times New Roman"/>
            <w:sz w:val="24"/>
            <w:szCs w:val="24"/>
          </w:rPr>
          <w:t xml:space="preserve"> </w:t>
        </w:r>
      </w:ins>
      <w:ins w:id="105" w:author="Jeff Shrager" w:date="2015-09-16T13:20:00Z">
        <w:r w:rsidR="009320C2">
          <w:rPr>
            <w:rFonts w:ascii="Times New Roman" w:hAnsi="Times New Roman" w:cs="Times New Roman"/>
            <w:sz w:val="24"/>
            <w:szCs w:val="24"/>
          </w:rPr>
          <w:t xml:space="preserve">models to be able to contribute </w:t>
        </w:r>
      </w:ins>
      <w:ins w:id="106" w:author="Jeff Shrager" w:date="2015-09-16T13:21:00Z">
        <w:r w:rsidR="009320C2">
          <w:rPr>
            <w:rFonts w:ascii="Times New Roman" w:hAnsi="Times New Roman" w:cs="Times New Roman"/>
            <w:sz w:val="24"/>
            <w:szCs w:val="24"/>
          </w:rPr>
          <w:t>an adequately</w:t>
        </w:r>
      </w:ins>
      <w:ins w:id="107" w:author="Jeff Shrager" w:date="2015-09-16T13:20:00Z">
        <w:r w:rsidR="009320C2">
          <w:rPr>
            <w:rFonts w:ascii="Times New Roman" w:hAnsi="Times New Roman" w:cs="Times New Roman"/>
            <w:sz w:val="24"/>
            <w:szCs w:val="24"/>
          </w:rPr>
          <w:t xml:space="preserve"> constraining database to theorizing about how the brain develops number sensen and arithmetic skill, but that database </w:t>
        </w:r>
      </w:ins>
      <w:ins w:id="108" w:author="Jeff Shrager" w:date="2015-09-16T13:21:00Z">
        <w:r w:rsidR="009320C2">
          <w:rPr>
            <w:rFonts w:ascii="Times New Roman" w:hAnsi="Times New Roman" w:cs="Times New Roman"/>
            <w:sz w:val="24"/>
            <w:szCs w:val="24"/>
          </w:rPr>
          <w:t xml:space="preserve">is rapidly becoming available, especially in development through the efforts of Vinod Menton's lab. I </w:t>
        </w:r>
      </w:ins>
      <w:ins w:id="109" w:author="Jeff Shrager" w:date="2015-09-16T13:15:00Z">
        <w:r w:rsidR="009320C2">
          <w:rPr>
            <w:rFonts w:ascii="Times New Roman" w:hAnsi="Times New Roman" w:cs="Times New Roman"/>
            <w:sz w:val="24"/>
            <w:szCs w:val="24"/>
          </w:rPr>
          <w:t>propose to build from</w:t>
        </w:r>
        <w:r w:rsidR="00D35CCF">
          <w:rPr>
            <w:rFonts w:ascii="Times New Roman" w:hAnsi="Times New Roman" w:cs="Times New Roman"/>
            <w:sz w:val="24"/>
            <w:szCs w:val="24"/>
          </w:rPr>
          <w:t xml:space="preserve"> this rich infrastructure of </w:t>
        </w:r>
      </w:ins>
      <w:ins w:id="110" w:author="Jeff Shrager" w:date="2015-09-16T13:18:00Z">
        <w:r w:rsidR="009320C2">
          <w:rPr>
            <w:rFonts w:ascii="Times New Roman" w:hAnsi="Times New Roman" w:cs="Times New Roman"/>
            <w:sz w:val="24"/>
            <w:szCs w:val="24"/>
          </w:rPr>
          <w:t>scientific data</w:t>
        </w:r>
      </w:ins>
      <w:ins w:id="111" w:author="Jeff Shrager" w:date="2015-09-16T13:21:00Z">
        <w:r w:rsidR="009320C2">
          <w:rPr>
            <w:rFonts w:ascii="Times New Roman" w:hAnsi="Times New Roman" w:cs="Times New Roman"/>
            <w:sz w:val="24"/>
            <w:szCs w:val="24"/>
          </w:rPr>
          <w:t>,</w:t>
        </w:r>
      </w:ins>
      <w:ins w:id="112" w:author="Jeff Shrager" w:date="2015-09-16T13:18:00Z">
        <w:r w:rsidR="009320C2">
          <w:rPr>
            <w:rFonts w:ascii="Times New Roman" w:hAnsi="Times New Roman" w:cs="Times New Roman"/>
            <w:sz w:val="24"/>
            <w:szCs w:val="24"/>
          </w:rPr>
          <w:t xml:space="preserve"> theory, and computational experimentation, to revisit</w:t>
        </w:r>
      </w:ins>
      <w:ins w:id="113" w:author="Jeff Shrager" w:date="2015-09-16T13:23:00Z">
        <w:r w:rsidR="00B91746">
          <w:rPr>
            <w:rFonts w:ascii="Times New Roman" w:hAnsi="Times New Roman" w:cs="Times New Roman"/>
            <w:sz w:val="24"/>
            <w:szCs w:val="24"/>
          </w:rPr>
          <w:t>,</w:t>
        </w:r>
      </w:ins>
      <w:ins w:id="114" w:author="Jeff Shrager" w:date="2015-09-16T13:18:00Z">
        <w:r w:rsidR="009320C2">
          <w:rPr>
            <w:rFonts w:ascii="Times New Roman" w:hAnsi="Times New Roman" w:cs="Times New Roman"/>
            <w:sz w:val="24"/>
            <w:szCs w:val="24"/>
          </w:rPr>
          <w:t xml:space="preserve"> </w:t>
        </w:r>
      </w:ins>
      <w:ins w:id="115" w:author="Jeff Shrager" w:date="2015-09-16T13:23:00Z">
        <w:r w:rsidR="00B91746">
          <w:rPr>
            <w:rFonts w:ascii="Times New Roman" w:hAnsi="Times New Roman" w:cs="Times New Roman"/>
            <w:sz w:val="24"/>
            <w:szCs w:val="24"/>
          </w:rPr>
          <w:t xml:space="preserve">reunderstand, and revise </w:t>
        </w:r>
        <w:r w:rsidR="00B91746">
          <w:rPr>
            <w:rFonts w:ascii="Times New Roman" w:hAnsi="Times New Roman" w:cs="Times New Roman"/>
            <w:sz w:val="24"/>
            <w:szCs w:val="24"/>
          </w:rPr>
          <w:t xml:space="preserve">prior </w:t>
        </w:r>
      </w:ins>
      <w:ins w:id="116" w:author="Jeff Shrager" w:date="2015-09-16T13:22:00Z">
        <w:r w:rsidR="00284763">
          <w:rPr>
            <w:rFonts w:ascii="Times New Roman" w:hAnsi="Times New Roman" w:cs="Times New Roman"/>
            <w:sz w:val="24"/>
            <w:szCs w:val="24"/>
          </w:rPr>
          <w:t>the computational models of the development of nu</w:t>
        </w:r>
        <w:r w:rsidR="00B91746">
          <w:rPr>
            <w:rFonts w:ascii="Times New Roman" w:hAnsi="Times New Roman" w:cs="Times New Roman"/>
            <w:sz w:val="24"/>
            <w:szCs w:val="24"/>
          </w:rPr>
          <w:t xml:space="preserve">mber sense and arithmetic skill in the light of the latest results from systems neuroscience. Specifically, I propose to build a new computational model of children's arithmetic </w:t>
        </w:r>
      </w:ins>
      <w:ins w:id="117" w:author="Jeff Shrager" w:date="2015-09-16T13:24:00Z">
        <w:r w:rsidR="00B91746">
          <w:rPr>
            <w:rFonts w:ascii="Times New Roman" w:hAnsi="Times New Roman" w:cs="Times New Roman"/>
            <w:sz w:val="24"/>
            <w:szCs w:val="24"/>
          </w:rPr>
          <w:t xml:space="preserve">development </w:t>
        </w:r>
      </w:ins>
      <w:ins w:id="118" w:author="Jeff Shrager" w:date="2015-09-16T13:22:00Z">
        <w:r w:rsidR="00B91746">
          <w:rPr>
            <w:rFonts w:ascii="Times New Roman" w:hAnsi="Times New Roman" w:cs="Times New Roman"/>
            <w:sz w:val="24"/>
            <w:szCs w:val="24"/>
          </w:rPr>
          <w:t>(</w:t>
        </w:r>
      </w:ins>
      <w:ins w:id="119" w:author="Jeff Shrager" w:date="2015-09-16T13:24:00Z">
        <w:r w:rsidR="00B91746">
          <w:rPr>
            <w:rFonts w:ascii="Times New Roman" w:hAnsi="Times New Roman" w:cs="Times New Roman"/>
            <w:sz w:val="24"/>
            <w:szCs w:val="24"/>
          </w:rPr>
          <w:t xml:space="preserve">in </w:t>
        </w:r>
      </w:ins>
      <w:ins w:id="120" w:author="Jeff Shrager" w:date="2015-09-16T13:22:00Z">
        <w:r w:rsidR="00B91746">
          <w:rPr>
            <w:rFonts w:ascii="Times New Roman" w:hAnsi="Times New Roman" w:cs="Times New Roman"/>
            <w:sz w:val="24"/>
            <w:szCs w:val="24"/>
          </w:rPr>
          <w:t>small number addition)</w:t>
        </w:r>
      </w:ins>
      <w:ins w:id="121" w:author="Jeff Shrager" w:date="2015-09-16T13:24:00Z">
        <w:r w:rsidR="00B91746">
          <w:rPr>
            <w:rFonts w:ascii="Times New Roman" w:hAnsi="Times New Roman" w:cs="Times New Roman"/>
            <w:sz w:val="24"/>
            <w:szCs w:val="24"/>
          </w:rPr>
          <w:t xml:space="preserve"> that is framed in a novel manner, as is appropriate to the novel data and theories arising from systems neuroscience, that is a hybrid of </w:t>
        </w:r>
      </w:ins>
      <w:ins w:id="122" w:author="Jeff Shrager" w:date="2015-09-16T13:25:00Z">
        <w:r w:rsidR="00B91746">
          <w:rPr>
            <w:rFonts w:ascii="Times New Roman" w:hAnsi="Times New Roman" w:cs="Times New Roman"/>
            <w:sz w:val="24"/>
            <w:szCs w:val="24"/>
          </w:rPr>
          <w:t>classical</w:t>
        </w:r>
      </w:ins>
      <w:ins w:id="123" w:author="Jeff Shrager" w:date="2015-09-16T13:24:00Z">
        <w:r w:rsidR="00B91746">
          <w:rPr>
            <w:rFonts w:ascii="Times New Roman" w:hAnsi="Times New Roman" w:cs="Times New Roman"/>
            <w:sz w:val="24"/>
            <w:szCs w:val="24"/>
          </w:rPr>
          <w:t xml:space="preserve"> </w:t>
        </w:r>
      </w:ins>
      <w:ins w:id="124" w:author="Jeff Shrager" w:date="2015-09-16T13:25:00Z">
        <w:r w:rsidR="00B91746">
          <w:rPr>
            <w:rFonts w:ascii="Times New Roman" w:hAnsi="Times New Roman" w:cs="Times New Roman"/>
            <w:sz w:val="24"/>
            <w:szCs w:val="24"/>
          </w:rPr>
          <w:t>connectionist models, and classical control system models.</w:t>
        </w:r>
        <w:r w:rsidR="007C3657">
          <w:rPr>
            <w:rFonts w:ascii="Times New Roman" w:hAnsi="Times New Roman" w:cs="Times New Roman"/>
            <w:sz w:val="24"/>
            <w:szCs w:val="24"/>
          </w:rPr>
          <w:t xml:space="preserve"> I will be guided in this effort by three of the leading thinkers in this specific field: Vinod Menton is one of the leading systems neurscoentists, and is among the only ones </w:t>
        </w:r>
      </w:ins>
      <w:ins w:id="125" w:author="Jeff Shrager" w:date="2015-09-16T13:26:00Z">
        <w:r w:rsidR="007C3657">
          <w:rPr>
            <w:rFonts w:ascii="Times New Roman" w:hAnsi="Times New Roman" w:cs="Times New Roman"/>
            <w:sz w:val="24"/>
            <w:szCs w:val="24"/>
          </w:rPr>
          <w:t>specifically</w:t>
        </w:r>
      </w:ins>
      <w:ins w:id="126" w:author="Jeff Shrager" w:date="2015-09-16T13:25:00Z">
        <w:r w:rsidR="007C3657">
          <w:rPr>
            <w:rFonts w:ascii="Times New Roman" w:hAnsi="Times New Roman" w:cs="Times New Roman"/>
            <w:sz w:val="24"/>
            <w:szCs w:val="24"/>
          </w:rPr>
          <w:t xml:space="preserve"> </w:t>
        </w:r>
      </w:ins>
      <w:ins w:id="127" w:author="Jeff Shrager" w:date="2015-09-16T13:26:00Z">
        <w:r w:rsidR="007C3657">
          <w:rPr>
            <w:rFonts w:ascii="Times New Roman" w:hAnsi="Times New Roman" w:cs="Times New Roman"/>
            <w:sz w:val="24"/>
            <w:szCs w:val="24"/>
          </w:rPr>
          <w:t xml:space="preserve">capturing data and theorizing about the development of the brain as a multi-scale dynamical system; Jay McClelland is one of the world's leading connectionist modellers and cognitive scientsits, and runs a lab at Stanford </w:t>
        </w:r>
      </w:ins>
      <w:ins w:id="128" w:author="Jeff Shrager" w:date="2015-09-16T13:27:00Z">
        <w:r w:rsidR="007C3657">
          <w:rPr>
            <w:rFonts w:ascii="Times New Roman" w:hAnsi="Times New Roman" w:cs="Times New Roman"/>
            <w:sz w:val="24"/>
            <w:szCs w:val="24"/>
          </w:rPr>
          <w:t xml:space="preserve">focused specifically on arithmetic learning; and Jeff Shrager, consulting on the Symbolic Systems program here at Stanford, is one of the founders </w:t>
        </w:r>
      </w:ins>
      <w:ins w:id="129" w:author="Jeff Shrager" w:date="2015-09-16T13:28:00Z">
        <w:r w:rsidR="007C3657">
          <w:rPr>
            <w:rFonts w:ascii="Times New Roman" w:hAnsi="Times New Roman" w:cs="Times New Roman"/>
            <w:sz w:val="24"/>
            <w:szCs w:val="24"/>
          </w:rPr>
          <w:t xml:space="preserve">(with Bob Sigler, of CMU) </w:t>
        </w:r>
      </w:ins>
      <w:ins w:id="130" w:author="Jeff Shrager" w:date="2015-09-16T13:27:00Z">
        <w:r w:rsidR="007C3657">
          <w:rPr>
            <w:rFonts w:ascii="Times New Roman" w:hAnsi="Times New Roman" w:cs="Times New Roman"/>
            <w:sz w:val="24"/>
            <w:szCs w:val="24"/>
          </w:rPr>
          <w:t>of the field</w:t>
        </w:r>
      </w:ins>
      <w:ins w:id="131" w:author="Jeff Shrager" w:date="2015-09-16T13:28:00Z">
        <w:r w:rsidR="007C3657">
          <w:rPr>
            <w:rFonts w:ascii="Times New Roman" w:hAnsi="Times New Roman" w:cs="Times New Roman"/>
            <w:sz w:val="24"/>
            <w:szCs w:val="24"/>
          </w:rPr>
          <w:t xml:space="preserve"> of the computational modeling of arithmetic development, and wrote three prior computer models of this specific cogitnivie acitivty, and is one of the world's experts in children's arithmetic behavior.</w:t>
        </w:r>
      </w:ins>
      <w:bookmarkStart w:id="132" w:name="_GoBack"/>
      <w:bookmarkEnd w:id="132"/>
      <w:ins w:id="133" w:author="Jeff Shrager" w:date="2015-09-16T13:27:00Z">
        <w:r w:rsidR="007C3657">
          <w:rPr>
            <w:rFonts w:ascii="Times New Roman" w:hAnsi="Times New Roman" w:cs="Times New Roman"/>
            <w:sz w:val="24"/>
            <w:szCs w:val="24"/>
          </w:rPr>
          <w:t xml:space="preserve"> </w:t>
        </w:r>
      </w:ins>
      <w:ins w:id="134" w:author="Jeff Shrager" w:date="2015-09-16T13:25:00Z">
        <w:r w:rsidR="00B91746">
          <w:rPr>
            <w:rFonts w:ascii="Times New Roman" w:hAnsi="Times New Roman" w:cs="Times New Roman"/>
            <w:sz w:val="24"/>
            <w:szCs w:val="24"/>
          </w:rPr>
          <w:t xml:space="preserve"> </w:t>
        </w:r>
      </w:ins>
      <w:ins w:id="135" w:author="Jeff Shrager" w:date="2015-09-16T13:22:00Z">
        <w:r w:rsidR="00B91746">
          <w:rPr>
            <w:rFonts w:ascii="Times New Roman" w:hAnsi="Times New Roman" w:cs="Times New Roman"/>
            <w:sz w:val="24"/>
            <w:szCs w:val="24"/>
          </w:rPr>
          <w:t xml:space="preserve"> </w:t>
        </w:r>
      </w:ins>
      <w:ins w:id="136" w:author="Jeff Shrager" w:date="2015-09-16T13:18:00Z">
        <w:r w:rsidR="009320C2">
          <w:rPr>
            <w:rFonts w:ascii="Times New Roman" w:hAnsi="Times New Roman" w:cs="Times New Roman"/>
            <w:sz w:val="24"/>
            <w:szCs w:val="24"/>
          </w:rPr>
          <w:t xml:space="preserve">  </w:t>
        </w:r>
      </w:ins>
      <w:ins w:id="137" w:author="Jeff Shrager" w:date="2015-09-16T13:13:00Z">
        <w:r w:rsidR="00925347">
          <w:rPr>
            <w:rFonts w:ascii="Times New Roman" w:hAnsi="Times New Roman" w:cs="Times New Roman"/>
            <w:sz w:val="24"/>
            <w:szCs w:val="24"/>
          </w:rPr>
          <w:t xml:space="preserve"> </w:t>
        </w:r>
      </w:ins>
      <w:ins w:id="138" w:author="Jeff Shrager" w:date="2015-09-16T13:09:00Z">
        <w:r w:rsidR="00642644">
          <w:rPr>
            <w:rFonts w:ascii="Times New Roman" w:hAnsi="Times New Roman" w:cs="Times New Roman"/>
            <w:sz w:val="24"/>
            <w:szCs w:val="24"/>
          </w:rPr>
          <w:t xml:space="preserve"> </w:t>
        </w:r>
      </w:ins>
      <w:ins w:id="139" w:author="Jeff Shrager" w:date="2015-09-16T13:06:00Z">
        <w:r w:rsidR="001D12B3">
          <w:rPr>
            <w:rFonts w:ascii="Times New Roman" w:hAnsi="Times New Roman" w:cs="Times New Roman"/>
            <w:sz w:val="24"/>
            <w:szCs w:val="24"/>
          </w:rPr>
          <w:t xml:space="preserve"> </w:t>
        </w:r>
      </w:ins>
    </w:p>
    <w:p w14:paraId="4A61BF5D" w14:textId="77777777" w:rsidR="006B0D86" w:rsidRDefault="006B0D86" w:rsidP="00875021">
      <w:pPr>
        <w:spacing w:line="240" w:lineRule="auto"/>
        <w:rPr>
          <w:ins w:id="140" w:author="Jeff Shrager" w:date="2015-09-16T12:52:00Z"/>
          <w:rFonts w:ascii="Times New Roman" w:hAnsi="Times New Roman" w:cs="Times New Roman"/>
          <w:b/>
          <w:sz w:val="24"/>
          <w:szCs w:val="24"/>
        </w:rPr>
      </w:pPr>
    </w:p>
    <w:p w14:paraId="22F735D8" w14:textId="77777777" w:rsidR="006B0D86" w:rsidRDefault="006B0D86" w:rsidP="00875021">
      <w:pPr>
        <w:spacing w:line="240" w:lineRule="auto"/>
        <w:rPr>
          <w:ins w:id="141" w:author="Jeff Shrager" w:date="2015-09-16T12:52:00Z"/>
          <w:rFonts w:ascii="Times New Roman" w:hAnsi="Times New Roman" w:cs="Times New Roman"/>
          <w:b/>
          <w:sz w:val="24"/>
          <w:szCs w:val="24"/>
        </w:rPr>
      </w:pPr>
    </w:p>
    <w:p w14:paraId="55EDC5A6" w14:textId="77777777" w:rsidR="00875021" w:rsidRPr="00D5786B" w:rsidRDefault="00875021" w:rsidP="00875021">
      <w:pPr>
        <w:spacing w:line="240" w:lineRule="auto"/>
        <w:rPr>
          <w:rFonts w:ascii="Times New Roman" w:hAnsi="Times New Roman" w:cs="Times New Roman"/>
          <w:b/>
          <w:sz w:val="24"/>
          <w:szCs w:val="24"/>
        </w:rPr>
      </w:pPr>
      <w:r w:rsidRPr="00D5786B">
        <w:rPr>
          <w:rFonts w:ascii="Times New Roman" w:hAnsi="Times New Roman" w:cs="Times New Roman"/>
          <w:b/>
          <w:sz w:val="24"/>
          <w:szCs w:val="24"/>
        </w:rPr>
        <w:t>Background</w:t>
      </w:r>
    </w:p>
    <w:p w14:paraId="1BD0F4F4" w14:textId="79454F98" w:rsidR="00A14BC4" w:rsidRDefault="00D66C1F" w:rsidP="007F0640">
      <w:pPr>
        <w:spacing w:line="240" w:lineRule="auto"/>
        <w:rPr>
          <w:rFonts w:ascii="Times New Roman" w:hAnsi="Times New Roman" w:cs="Times New Roman"/>
          <w:sz w:val="24"/>
          <w:szCs w:val="24"/>
        </w:rPr>
      </w:pPr>
      <w:r>
        <w:rPr>
          <w:rFonts w:ascii="Times New Roman" w:hAnsi="Times New Roman" w:cs="Times New Roman"/>
          <w:sz w:val="24"/>
          <w:szCs w:val="24"/>
        </w:rPr>
        <w:t xml:space="preserve">      </w:t>
      </w:r>
      <w:r w:rsidR="00F90346">
        <w:rPr>
          <w:rFonts w:ascii="Times New Roman" w:hAnsi="Times New Roman" w:cs="Times New Roman"/>
          <w:sz w:val="24"/>
          <w:szCs w:val="24"/>
        </w:rPr>
        <w:t>Mental arithmetic skill</w:t>
      </w:r>
      <w:r w:rsidR="00D7790A">
        <w:rPr>
          <w:rFonts w:ascii="Times New Roman" w:hAnsi="Times New Roman" w:cs="Times New Roman"/>
          <w:sz w:val="24"/>
          <w:szCs w:val="24"/>
        </w:rPr>
        <w:t xml:space="preserve"> provides the cornerstone </w:t>
      </w:r>
      <w:r w:rsidR="0042708E">
        <w:rPr>
          <w:rFonts w:ascii="Times New Roman" w:hAnsi="Times New Roman" w:cs="Times New Roman"/>
          <w:sz w:val="24"/>
          <w:szCs w:val="24"/>
        </w:rPr>
        <w:t>for children to succeed in learning math knowledge and achieving academic excellence</w:t>
      </w:r>
      <w:r w:rsidR="003E22F6">
        <w:rPr>
          <w:rFonts w:ascii="Times New Roman" w:hAnsi="Times New Roman" w:cs="Times New Roman"/>
          <w:sz w:val="24"/>
          <w:szCs w:val="24"/>
        </w:rPr>
        <w:t xml:space="preserve"> (Geary et al., 1992; Pazza et </w:t>
      </w:r>
      <w:r w:rsidR="00F90346">
        <w:rPr>
          <w:rFonts w:ascii="Times New Roman" w:hAnsi="Times New Roman" w:cs="Times New Roman"/>
          <w:sz w:val="24"/>
          <w:szCs w:val="24"/>
        </w:rPr>
        <w:t>al., 2010; Price et al., 2007</w:t>
      </w:r>
      <w:r w:rsidR="00267A7F">
        <w:rPr>
          <w:rFonts w:ascii="Times New Roman" w:hAnsi="Times New Roman" w:cs="Times New Roman"/>
          <w:sz w:val="24"/>
          <w:szCs w:val="24"/>
        </w:rPr>
        <w:t>). M</w:t>
      </w:r>
      <w:r w:rsidR="00F90346">
        <w:rPr>
          <w:rFonts w:ascii="Times New Roman" w:hAnsi="Times New Roman" w:cs="Times New Roman"/>
          <w:sz w:val="24"/>
          <w:szCs w:val="24"/>
        </w:rPr>
        <w:t xml:space="preserve">ore importantly, it offers cognitive neuroscientists a unique opportunity to study </w:t>
      </w:r>
      <w:r w:rsidR="00267A7F">
        <w:rPr>
          <w:rFonts w:ascii="Times New Roman" w:hAnsi="Times New Roman" w:cs="Times New Roman"/>
          <w:sz w:val="24"/>
          <w:szCs w:val="24"/>
        </w:rPr>
        <w:t xml:space="preserve">the development of </w:t>
      </w:r>
      <w:r w:rsidR="007F0640">
        <w:rPr>
          <w:rFonts w:ascii="Times New Roman" w:hAnsi="Times New Roman" w:cs="Times New Roman"/>
          <w:sz w:val="24"/>
          <w:szCs w:val="24"/>
        </w:rPr>
        <w:t xml:space="preserve">a complex but interpretable behavior underpinned by the dynamic interactions </w:t>
      </w:r>
      <w:r w:rsidR="00A83B47">
        <w:rPr>
          <w:rFonts w:ascii="Times New Roman" w:hAnsi="Times New Roman" w:cs="Times New Roman"/>
          <w:sz w:val="24"/>
          <w:szCs w:val="24"/>
        </w:rPr>
        <w:t>among the majority of brain systems</w:t>
      </w:r>
      <w:r w:rsidR="007F0640">
        <w:rPr>
          <w:rFonts w:ascii="Times New Roman" w:hAnsi="Times New Roman" w:cs="Times New Roman"/>
          <w:sz w:val="24"/>
          <w:szCs w:val="24"/>
        </w:rPr>
        <w:t xml:space="preserve">. </w:t>
      </w:r>
      <w:r w:rsidR="00A14BC4">
        <w:rPr>
          <w:rFonts w:ascii="Times New Roman" w:hAnsi="Times New Roman" w:cs="Times New Roman"/>
          <w:sz w:val="24"/>
          <w:szCs w:val="24"/>
        </w:rPr>
        <w:t xml:space="preserve">In this proposed research, I attempts to </w:t>
      </w:r>
      <w:r w:rsidR="00267A7F">
        <w:rPr>
          <w:rFonts w:ascii="Times New Roman" w:hAnsi="Times New Roman" w:cs="Times New Roman"/>
          <w:sz w:val="24"/>
          <w:szCs w:val="24"/>
        </w:rPr>
        <w:t xml:space="preserve">combine computational models, neuroimaging data, and behavioral studies to characterize the processes of the neurocognitive systems that support the learning of arithmetic skills with strategy uses in children. </w:t>
      </w:r>
    </w:p>
    <w:p w14:paraId="6A69CF4A" w14:textId="0C2AEA01" w:rsidR="00267A7F" w:rsidRDefault="007F0640" w:rsidP="00875021">
      <w:pPr>
        <w:spacing w:line="240" w:lineRule="auto"/>
        <w:rPr>
          <w:rFonts w:ascii="Times New Roman" w:hAnsi="Times New Roman" w:cs="Times New Roman"/>
          <w:sz w:val="24"/>
          <w:szCs w:val="24"/>
        </w:rPr>
      </w:pPr>
      <w:r>
        <w:rPr>
          <w:rFonts w:ascii="Times New Roman" w:hAnsi="Times New Roman" w:cs="Times New Roman"/>
          <w:sz w:val="24"/>
          <w:szCs w:val="24"/>
        </w:rPr>
        <w:t xml:space="preserve">Decades of behavioral studies have demonstrated that </w:t>
      </w:r>
      <w:r w:rsidR="005A35ED">
        <w:rPr>
          <w:rFonts w:ascii="Times New Roman" w:hAnsi="Times New Roman" w:cs="Times New Roman"/>
          <w:sz w:val="24"/>
          <w:szCs w:val="24"/>
        </w:rPr>
        <w:t>a</w:t>
      </w:r>
      <w:r w:rsidR="00AE3591">
        <w:rPr>
          <w:rFonts w:ascii="Times New Roman" w:hAnsi="Times New Roman" w:cs="Times New Roman"/>
          <w:sz w:val="24"/>
          <w:szCs w:val="24"/>
        </w:rPr>
        <w:t xml:space="preserve">s true as in many other </w:t>
      </w:r>
      <w:r w:rsidR="003E22F6">
        <w:rPr>
          <w:rFonts w:ascii="Times New Roman" w:hAnsi="Times New Roman" w:cs="Times New Roman"/>
          <w:sz w:val="24"/>
          <w:szCs w:val="24"/>
        </w:rPr>
        <w:t>cognitive domains,</w:t>
      </w:r>
      <w:r w:rsidR="0042708E">
        <w:rPr>
          <w:rFonts w:ascii="Times New Roman" w:hAnsi="Times New Roman" w:cs="Times New Roman"/>
          <w:sz w:val="24"/>
          <w:szCs w:val="24"/>
        </w:rPr>
        <w:t xml:space="preserve"> </w:t>
      </w:r>
      <w:r w:rsidR="003E22F6">
        <w:rPr>
          <w:rFonts w:ascii="Times New Roman" w:hAnsi="Times New Roman" w:cs="Times New Roman"/>
          <w:sz w:val="24"/>
          <w:szCs w:val="24"/>
        </w:rPr>
        <w:t xml:space="preserve">children’s </w:t>
      </w:r>
      <w:r w:rsidR="00636B62">
        <w:rPr>
          <w:rFonts w:ascii="Times New Roman" w:hAnsi="Times New Roman" w:cs="Times New Roman"/>
          <w:sz w:val="24"/>
          <w:szCs w:val="24"/>
        </w:rPr>
        <w:t>development</w:t>
      </w:r>
      <w:r w:rsidR="0042708E">
        <w:rPr>
          <w:rFonts w:ascii="Times New Roman" w:hAnsi="Times New Roman" w:cs="Times New Roman"/>
          <w:sz w:val="24"/>
          <w:szCs w:val="24"/>
        </w:rPr>
        <w:t xml:space="preserve"> of arithmetic skills</w:t>
      </w:r>
      <w:r w:rsidR="00636B62">
        <w:rPr>
          <w:rFonts w:ascii="Times New Roman" w:hAnsi="Times New Roman" w:cs="Times New Roman"/>
          <w:sz w:val="24"/>
          <w:szCs w:val="24"/>
        </w:rPr>
        <w:t xml:space="preserve"> </w:t>
      </w:r>
      <w:r w:rsidR="00D7790A">
        <w:rPr>
          <w:rFonts w:ascii="Times New Roman" w:hAnsi="Times New Roman" w:cs="Times New Roman"/>
          <w:sz w:val="24"/>
          <w:szCs w:val="24"/>
        </w:rPr>
        <w:t>can be characterized</w:t>
      </w:r>
      <w:r w:rsidR="00636B62">
        <w:rPr>
          <w:rFonts w:ascii="Times New Roman" w:hAnsi="Times New Roman" w:cs="Times New Roman"/>
          <w:sz w:val="24"/>
          <w:szCs w:val="24"/>
        </w:rPr>
        <w:t xml:space="preserve"> by </w:t>
      </w:r>
      <w:r w:rsidR="004376FB">
        <w:rPr>
          <w:rFonts w:ascii="Times New Roman" w:hAnsi="Times New Roman" w:cs="Times New Roman"/>
          <w:sz w:val="24"/>
          <w:szCs w:val="24"/>
        </w:rPr>
        <w:t xml:space="preserve">gradual shifts from using </w:t>
      </w:r>
      <w:r w:rsidR="00665E15">
        <w:rPr>
          <w:rFonts w:ascii="Times New Roman" w:hAnsi="Times New Roman" w:cs="Times New Roman"/>
          <w:sz w:val="24"/>
          <w:szCs w:val="24"/>
        </w:rPr>
        <w:t xml:space="preserve">overt </w:t>
      </w:r>
      <w:r w:rsidR="004376FB">
        <w:rPr>
          <w:rFonts w:ascii="Times New Roman" w:hAnsi="Times New Roman" w:cs="Times New Roman"/>
          <w:sz w:val="24"/>
          <w:szCs w:val="24"/>
        </w:rPr>
        <w:t>strategies for problem solving</w:t>
      </w:r>
      <w:r w:rsidR="005A35ED">
        <w:rPr>
          <w:rFonts w:ascii="Times New Roman" w:hAnsi="Times New Roman" w:cs="Times New Roman"/>
          <w:sz w:val="24"/>
          <w:szCs w:val="24"/>
        </w:rPr>
        <w:t xml:space="preserve"> (i.e., </w:t>
      </w:r>
      <w:r w:rsidR="0092470A">
        <w:rPr>
          <w:rFonts w:ascii="Times New Roman" w:hAnsi="Times New Roman" w:cs="Times New Roman"/>
          <w:sz w:val="24"/>
          <w:szCs w:val="24"/>
        </w:rPr>
        <w:t xml:space="preserve">finger or verbal </w:t>
      </w:r>
      <w:r w:rsidR="00A30FDF">
        <w:rPr>
          <w:rFonts w:ascii="Times New Roman" w:hAnsi="Times New Roman" w:cs="Times New Roman"/>
          <w:sz w:val="24"/>
          <w:szCs w:val="24"/>
        </w:rPr>
        <w:t>counting</w:t>
      </w:r>
      <w:r w:rsidR="005A35ED">
        <w:rPr>
          <w:rFonts w:ascii="Times New Roman" w:hAnsi="Times New Roman" w:cs="Times New Roman"/>
          <w:sz w:val="24"/>
          <w:szCs w:val="24"/>
        </w:rPr>
        <w:t>)</w:t>
      </w:r>
      <w:r w:rsidR="004376FB">
        <w:rPr>
          <w:rFonts w:ascii="Times New Roman" w:hAnsi="Times New Roman" w:cs="Times New Roman"/>
          <w:sz w:val="24"/>
          <w:szCs w:val="24"/>
        </w:rPr>
        <w:t xml:space="preserve"> to more </w:t>
      </w:r>
      <w:r w:rsidR="005A35ED">
        <w:rPr>
          <w:rFonts w:ascii="Times New Roman" w:hAnsi="Times New Roman" w:cs="Times New Roman"/>
          <w:sz w:val="24"/>
          <w:szCs w:val="24"/>
        </w:rPr>
        <w:t>implicit and invisible</w:t>
      </w:r>
      <w:r w:rsidR="004376FB">
        <w:rPr>
          <w:rFonts w:ascii="Times New Roman" w:hAnsi="Times New Roman" w:cs="Times New Roman"/>
          <w:sz w:val="24"/>
          <w:szCs w:val="24"/>
        </w:rPr>
        <w:t xml:space="preserve"> ones</w:t>
      </w:r>
      <w:r w:rsidR="00665E15">
        <w:rPr>
          <w:rFonts w:ascii="Times New Roman" w:hAnsi="Times New Roman" w:cs="Times New Roman"/>
          <w:sz w:val="24"/>
          <w:szCs w:val="24"/>
        </w:rPr>
        <w:t xml:space="preserve"> such as</w:t>
      </w:r>
      <w:r w:rsidR="0092470A">
        <w:rPr>
          <w:rFonts w:ascii="Times New Roman" w:hAnsi="Times New Roman" w:cs="Times New Roman"/>
          <w:sz w:val="24"/>
          <w:szCs w:val="24"/>
        </w:rPr>
        <w:t xml:space="preserve"> </w:t>
      </w:r>
      <w:r w:rsidR="005A35ED">
        <w:rPr>
          <w:rFonts w:ascii="Times New Roman" w:hAnsi="Times New Roman" w:cs="Times New Roman"/>
          <w:sz w:val="24"/>
          <w:szCs w:val="24"/>
        </w:rPr>
        <w:t>retrieval (</w:t>
      </w:r>
      <w:r w:rsidR="00A30FDF">
        <w:rPr>
          <w:rFonts w:ascii="Times New Roman" w:hAnsi="Times New Roman" w:cs="Times New Roman"/>
          <w:sz w:val="24"/>
          <w:szCs w:val="24"/>
        </w:rPr>
        <w:t>Ascraft, 1982; Geary et al., 2007;</w:t>
      </w:r>
      <w:r w:rsidR="0092470A">
        <w:rPr>
          <w:rFonts w:ascii="Times New Roman" w:hAnsi="Times New Roman" w:cs="Times New Roman"/>
          <w:sz w:val="24"/>
          <w:szCs w:val="24"/>
        </w:rPr>
        <w:t xml:space="preserve"> Groen &amp; Parkman, 1972;</w:t>
      </w:r>
      <w:r w:rsidR="00A30FDF">
        <w:rPr>
          <w:rFonts w:ascii="Times New Roman" w:hAnsi="Times New Roman" w:cs="Times New Roman"/>
          <w:sz w:val="24"/>
          <w:szCs w:val="24"/>
        </w:rPr>
        <w:t xml:space="preserve"> </w:t>
      </w:r>
      <w:r w:rsidR="003E22F6">
        <w:rPr>
          <w:rFonts w:ascii="Times New Roman" w:hAnsi="Times New Roman" w:cs="Times New Roman"/>
          <w:sz w:val="24"/>
          <w:szCs w:val="24"/>
        </w:rPr>
        <w:t>Siegler &amp; Shrager, 1984</w:t>
      </w:r>
      <w:r w:rsidR="00A30FDF">
        <w:rPr>
          <w:rFonts w:ascii="Times New Roman" w:hAnsi="Times New Roman" w:cs="Times New Roman"/>
          <w:sz w:val="24"/>
          <w:szCs w:val="24"/>
        </w:rPr>
        <w:t>; Siegler, 1986</w:t>
      </w:r>
      <w:r w:rsidR="003E22F6">
        <w:rPr>
          <w:rFonts w:ascii="Times New Roman" w:hAnsi="Times New Roman" w:cs="Times New Roman"/>
          <w:sz w:val="24"/>
          <w:szCs w:val="24"/>
        </w:rPr>
        <w:t>)</w:t>
      </w:r>
      <w:r w:rsidR="0092470A">
        <w:rPr>
          <w:rFonts w:ascii="Times New Roman" w:hAnsi="Times New Roman" w:cs="Times New Roman"/>
          <w:sz w:val="24"/>
          <w:szCs w:val="24"/>
        </w:rPr>
        <w:t xml:space="preserve">. </w:t>
      </w:r>
      <w:r>
        <w:rPr>
          <w:rFonts w:ascii="Times New Roman" w:hAnsi="Times New Roman" w:cs="Times New Roman"/>
          <w:sz w:val="24"/>
          <w:szCs w:val="24"/>
        </w:rPr>
        <w:t>This</w:t>
      </w:r>
      <w:r w:rsidR="00665E15">
        <w:rPr>
          <w:rFonts w:ascii="Times New Roman" w:hAnsi="Times New Roman" w:cs="Times New Roman"/>
          <w:sz w:val="24"/>
          <w:szCs w:val="24"/>
        </w:rPr>
        <w:t xml:space="preserve"> shift from </w:t>
      </w:r>
      <w:r w:rsidR="005A35ED">
        <w:rPr>
          <w:rFonts w:ascii="Times New Roman" w:hAnsi="Times New Roman" w:cs="Times New Roman"/>
          <w:sz w:val="24"/>
          <w:szCs w:val="24"/>
        </w:rPr>
        <w:t>less efficient</w:t>
      </w:r>
      <w:r w:rsidR="00665E15">
        <w:rPr>
          <w:rFonts w:ascii="Times New Roman" w:hAnsi="Times New Roman" w:cs="Times New Roman"/>
          <w:sz w:val="24"/>
          <w:szCs w:val="24"/>
        </w:rPr>
        <w:t xml:space="preserve"> strategies to a retrieval strategy</w:t>
      </w:r>
      <w:r>
        <w:rPr>
          <w:rFonts w:ascii="Times New Roman" w:hAnsi="Times New Roman" w:cs="Times New Roman"/>
          <w:sz w:val="24"/>
          <w:szCs w:val="24"/>
        </w:rPr>
        <w:t>, normally occurring in early elementary school (Svenson &amp; Sjoberg, 1983</w:t>
      </w:r>
      <w:r w:rsidR="00AE3591">
        <w:rPr>
          <w:rFonts w:ascii="Times New Roman" w:hAnsi="Times New Roman" w:cs="Times New Roman"/>
          <w:sz w:val="24"/>
          <w:szCs w:val="24"/>
        </w:rPr>
        <w:t>)</w:t>
      </w:r>
      <w:r>
        <w:rPr>
          <w:rFonts w:ascii="Times New Roman" w:hAnsi="Times New Roman" w:cs="Times New Roman"/>
          <w:sz w:val="24"/>
          <w:szCs w:val="24"/>
        </w:rPr>
        <w:t>,</w:t>
      </w:r>
      <w:r w:rsidR="00665E15">
        <w:rPr>
          <w:rFonts w:ascii="Times New Roman" w:hAnsi="Times New Roman" w:cs="Times New Roman"/>
          <w:sz w:val="24"/>
          <w:szCs w:val="24"/>
        </w:rPr>
        <w:t xml:space="preserve"> is hypothesized as a cognitive hallmark of children’s cognitive development in arithmetic problem solving (Geary, 1994;</w:t>
      </w:r>
      <w:r w:rsidR="005A35ED">
        <w:rPr>
          <w:rFonts w:ascii="Times New Roman" w:hAnsi="Times New Roman" w:cs="Times New Roman"/>
          <w:sz w:val="24"/>
          <w:szCs w:val="24"/>
        </w:rPr>
        <w:t xml:space="preserve"> Menon, 2014</w:t>
      </w:r>
      <w:r w:rsidR="00267A7F">
        <w:rPr>
          <w:rFonts w:ascii="Times New Roman" w:hAnsi="Times New Roman" w:cs="Times New Roman"/>
          <w:sz w:val="24"/>
          <w:szCs w:val="24"/>
        </w:rPr>
        <w:t>). Therefore,</w:t>
      </w:r>
      <w:r w:rsidR="00667883">
        <w:rPr>
          <w:rFonts w:ascii="Times New Roman" w:hAnsi="Times New Roman" w:cs="Times New Roman"/>
          <w:sz w:val="24"/>
          <w:szCs w:val="24"/>
        </w:rPr>
        <w:t xml:space="preserve"> the</w:t>
      </w:r>
      <w:r w:rsidR="00267A7F">
        <w:rPr>
          <w:rFonts w:ascii="Times New Roman" w:hAnsi="Times New Roman" w:cs="Times New Roman"/>
          <w:sz w:val="24"/>
          <w:szCs w:val="24"/>
        </w:rPr>
        <w:t xml:space="preserve"> cognitive transition in strategy use for problem solving has been well understood at the behavioral level as a concrete and tractable </w:t>
      </w:r>
      <w:r w:rsidR="00667883">
        <w:rPr>
          <w:rFonts w:ascii="Times New Roman" w:hAnsi="Times New Roman" w:cs="Times New Roman"/>
          <w:sz w:val="24"/>
          <w:szCs w:val="24"/>
        </w:rPr>
        <w:t xml:space="preserve">research </w:t>
      </w:r>
      <w:r w:rsidR="00267A7F">
        <w:rPr>
          <w:rFonts w:ascii="Times New Roman" w:hAnsi="Times New Roman" w:cs="Times New Roman"/>
          <w:sz w:val="24"/>
          <w:szCs w:val="24"/>
        </w:rPr>
        <w:t>problem</w:t>
      </w:r>
      <w:r w:rsidR="00667883">
        <w:rPr>
          <w:rFonts w:ascii="Times New Roman" w:hAnsi="Times New Roman" w:cs="Times New Roman"/>
          <w:sz w:val="24"/>
          <w:szCs w:val="24"/>
        </w:rPr>
        <w:t>, allowing us to examine the underlying neural systems</w:t>
      </w:r>
      <w:r w:rsidR="00267A7F">
        <w:rPr>
          <w:rFonts w:ascii="Times New Roman" w:hAnsi="Times New Roman" w:cs="Times New Roman"/>
          <w:sz w:val="24"/>
          <w:szCs w:val="24"/>
        </w:rPr>
        <w:t>.</w:t>
      </w:r>
      <w:r w:rsidR="00667883">
        <w:rPr>
          <w:rFonts w:ascii="Times New Roman" w:hAnsi="Times New Roman" w:cs="Times New Roman"/>
          <w:sz w:val="24"/>
          <w:szCs w:val="24"/>
        </w:rPr>
        <w:t xml:space="preserve"> </w:t>
      </w:r>
    </w:p>
    <w:p w14:paraId="0D64290D" w14:textId="43B2DB15" w:rsidR="00712E86" w:rsidRDefault="00667883" w:rsidP="00875021">
      <w:pPr>
        <w:spacing w:line="240" w:lineRule="auto"/>
        <w:rPr>
          <w:rFonts w:ascii="Times New Roman" w:hAnsi="Times New Roman" w:cs="Times New Roman"/>
          <w:sz w:val="24"/>
          <w:szCs w:val="24"/>
        </w:rPr>
      </w:pPr>
      <w:r>
        <w:rPr>
          <w:rFonts w:ascii="Times New Roman" w:hAnsi="Times New Roman" w:cs="Times New Roman"/>
          <w:noProof/>
          <w:sz w:val="24"/>
          <w:szCs w:val="24"/>
        </w:rPr>
        <mc:AlternateContent>
          <mc:Choice Requires="wpg">
            <w:drawing>
              <wp:anchor distT="0" distB="0" distL="114300" distR="114300" simplePos="0" relativeHeight="251667456" behindDoc="1" locked="0" layoutInCell="1" allowOverlap="1" wp14:anchorId="58D1852D" wp14:editId="61396330">
                <wp:simplePos x="0" y="0"/>
                <wp:positionH relativeFrom="margin">
                  <wp:align>left</wp:align>
                </wp:positionH>
                <wp:positionV relativeFrom="paragraph">
                  <wp:posOffset>959449</wp:posOffset>
                </wp:positionV>
                <wp:extent cx="1997710" cy="1323340"/>
                <wp:effectExtent l="0" t="0" r="2540" b="0"/>
                <wp:wrapTight wrapText="bothSides">
                  <wp:wrapPolygon edited="0">
                    <wp:start x="0" y="0"/>
                    <wp:lineTo x="0" y="21144"/>
                    <wp:lineTo x="21421" y="21144"/>
                    <wp:lineTo x="21421" y="0"/>
                    <wp:lineTo x="0" y="0"/>
                  </wp:wrapPolygon>
                </wp:wrapTight>
                <wp:docPr id="18" name="Group 18"/>
                <wp:cNvGraphicFramePr/>
                <a:graphic xmlns:a="http://schemas.openxmlformats.org/drawingml/2006/main">
                  <a:graphicData uri="http://schemas.microsoft.com/office/word/2010/wordprocessingGroup">
                    <wpg:wgp>
                      <wpg:cNvGrpSpPr/>
                      <wpg:grpSpPr>
                        <a:xfrm>
                          <a:off x="0" y="0"/>
                          <a:ext cx="1997710" cy="1323340"/>
                          <a:chOff x="0" y="0"/>
                          <a:chExt cx="1998345" cy="1323683"/>
                        </a:xfrm>
                      </wpg:grpSpPr>
                      <pic:pic xmlns:pic="http://schemas.openxmlformats.org/drawingml/2006/picture">
                        <pic:nvPicPr>
                          <pic:cNvPr id="1" name="Picture 1"/>
                          <pic:cNvPicPr>
                            <a:picLocks noChangeAspect="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98345" cy="1091565"/>
                          </a:xfrm>
                          <a:prstGeom prst="rect">
                            <a:avLst/>
                          </a:prstGeom>
                          <a:noFill/>
                          <a:ln>
                            <a:noFill/>
                          </a:ln>
                        </pic:spPr>
                      </pic:pic>
                      <wps:wsp>
                        <wps:cNvPr id="17" name="Text Box 17"/>
                        <wps:cNvSpPr txBox="1"/>
                        <wps:spPr>
                          <a:xfrm>
                            <a:off x="6826" y="1105319"/>
                            <a:ext cx="1958691" cy="21836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584F2E2" w14:textId="77777777" w:rsidR="00CA2C3B" w:rsidRPr="004C434F" w:rsidRDefault="00CA2C3B" w:rsidP="004C434F">
                              <w:pPr>
                                <w:jc w:val="center"/>
                                <w:rPr>
                                  <w:b/>
                                  <w:sz w:val="16"/>
                                </w:rPr>
                              </w:pPr>
                              <w:r w:rsidRPr="004C434F">
                                <w:rPr>
                                  <w:b/>
                                  <w:sz w:val="16"/>
                                </w:rPr>
                                <w:t>Figure 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58D1852D" id="Group 18" o:spid="_x0000_s1026" style="position:absolute;margin-left:0;margin-top:75.55pt;width:157.3pt;height:104.2pt;z-index:-251649024;mso-position-horizontal:left;mso-position-horizontal-relative:margin;mso-width-relative:margin;mso-height-relative:margin" coordsize="19983,13236"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19983;height:10915;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Y+j/PAAAAA2gAAAA8AAABkcnMvZG93bnJldi54bWxET01rAjEQvRf8D2EKvXWztbTI1igqWDwV&#10;XIVeh824WdxMYpLq6q9vhEJPw+N9znQ+2F6cKcTOsYKXogRB3Djdcatgv1s/T0DEhKyxd0wKrhRh&#10;Phs9TLHS7sJbOtepFTmEY4UKTEq+kjI2hizGwnnizB1csJgyDK3UAS853PZyXJbv0mLHucGgp5Wh&#10;5lj/WAXhy522r93itva1GZbfm0//trJKPT0Oiw8QiYb0L/5zb3SeD/dX7lfOfgE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Jj6P88AAAADaAAAADwAAAAAAAAAAAAAAAACfAgAA&#10;ZHJzL2Rvd25yZXYueG1sUEsFBgAAAAAEAAQA9wAAAIwDAAAAAA==&#10;">
                  <v:imagedata r:id="rId9" o:title=""/>
                  <v:path arrowok="t"/>
                </v:shape>
                <v:shapetype id="_x0000_t202" coordsize="21600,21600" o:spt="202" path="m,l,21600r21600,l21600,xe">
                  <v:stroke joinstyle="miter"/>
                  <v:path gradientshapeok="t" o:connecttype="rect"/>
                </v:shapetype>
                <v:shape id="Text Box 17" o:spid="_x0000_s1028" type="#_x0000_t202" style="position:absolute;left:68;top:11053;width:19587;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QrfrMMA&#10;AADbAAAADwAAAGRycy9kb3ducmV2LnhtbERPS2vCQBC+C/0PyxR6kbqxYpXoKkVaW3pr4gNvQ3ZM&#10;QrOzIbsm6b/vCoK3+fies1z3phItNa60rGA8ikAQZ1aXnCvYpR/PcxDOI2usLJOCP3KwXj0Mlhhr&#10;2/EPtYnPRQhhF6OCwvs6ltJlBRl0I1sTB+5sG4M+wCaXusEuhJtKvkTRqzRYcmgosKZNQdlvcjEK&#10;TsP8+O367b6bTCf1+2ebzg46VerpsX9bgPDU+7v45v7SYf4Mrr+EA+Tq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QrfrMMAAADbAAAADwAAAAAAAAAAAAAAAACYAgAAZHJzL2Rv&#10;d25yZXYueG1sUEsFBgAAAAAEAAQA9QAAAIgDAAAAAA==&#10;" fillcolor="white [3201]" stroked="f" strokeweight=".5pt">
                  <v:textbox>
                    <w:txbxContent>
                      <w:p w14:paraId="2584F2E2" w14:textId="77777777" w:rsidR="004C434F" w:rsidRPr="004C434F" w:rsidRDefault="004C434F" w:rsidP="004C434F">
                        <w:pPr>
                          <w:jc w:val="center"/>
                          <w:rPr>
                            <w:b/>
                            <w:sz w:val="16"/>
                          </w:rPr>
                        </w:pPr>
                        <w:r w:rsidRPr="004C434F">
                          <w:rPr>
                            <w:b/>
                            <w:sz w:val="16"/>
                          </w:rPr>
                          <w:t>Figure 1</w:t>
                        </w:r>
                      </w:p>
                    </w:txbxContent>
                  </v:textbox>
                </v:shape>
                <w10:wrap type="tight" anchorx="margin"/>
              </v:group>
            </w:pict>
          </mc:Fallback>
        </mc:AlternateContent>
      </w:r>
      <w:r>
        <w:rPr>
          <w:rFonts w:ascii="Times New Roman" w:hAnsi="Times New Roman" w:cs="Times New Roman"/>
          <w:noProof/>
          <w:sz w:val="24"/>
          <w:szCs w:val="24"/>
        </w:rPr>
        <mc:AlternateContent>
          <mc:Choice Requires="wpg">
            <w:drawing>
              <wp:anchor distT="0" distB="0" distL="114300" distR="114300" simplePos="0" relativeHeight="251670528" behindDoc="1" locked="0" layoutInCell="1" allowOverlap="1" wp14:anchorId="67E89D4D" wp14:editId="61137AF0">
                <wp:simplePos x="0" y="0"/>
                <wp:positionH relativeFrom="column">
                  <wp:posOffset>3770571</wp:posOffset>
                </wp:positionH>
                <wp:positionV relativeFrom="paragraph">
                  <wp:posOffset>2642243</wp:posOffset>
                </wp:positionV>
                <wp:extent cx="2025015" cy="1145540"/>
                <wp:effectExtent l="0" t="0" r="0" b="0"/>
                <wp:wrapTight wrapText="bothSides">
                  <wp:wrapPolygon edited="0">
                    <wp:start x="0" y="0"/>
                    <wp:lineTo x="0" y="17960"/>
                    <wp:lineTo x="1626" y="21193"/>
                    <wp:lineTo x="20320" y="21193"/>
                    <wp:lineTo x="21336" y="17960"/>
                    <wp:lineTo x="21336" y="0"/>
                    <wp:lineTo x="0" y="0"/>
                  </wp:wrapPolygon>
                </wp:wrapTight>
                <wp:docPr id="20" name="Group 20"/>
                <wp:cNvGraphicFramePr/>
                <a:graphic xmlns:a="http://schemas.openxmlformats.org/drawingml/2006/main">
                  <a:graphicData uri="http://schemas.microsoft.com/office/word/2010/wordprocessingGroup">
                    <wpg:wgp>
                      <wpg:cNvGrpSpPr/>
                      <wpg:grpSpPr>
                        <a:xfrm>
                          <a:off x="0" y="0"/>
                          <a:ext cx="2025015" cy="1145540"/>
                          <a:chOff x="0" y="0"/>
                          <a:chExt cx="2339340" cy="1357502"/>
                        </a:xfrm>
                      </wpg:grpSpPr>
                      <pic:pic xmlns:pic="http://schemas.openxmlformats.org/drawingml/2006/picture">
                        <pic:nvPicPr>
                          <pic:cNvPr id="6" name="Picture 6"/>
                          <pic:cNvPicPr>
                            <a:picLocks noChangeAspect="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339340" cy="1139825"/>
                          </a:xfrm>
                          <a:prstGeom prst="rect">
                            <a:avLst/>
                          </a:prstGeom>
                          <a:noFill/>
                          <a:ln>
                            <a:noFill/>
                          </a:ln>
                        </pic:spPr>
                      </pic:pic>
                      <wps:wsp>
                        <wps:cNvPr id="19" name="Text Box 19"/>
                        <wps:cNvSpPr txBox="1"/>
                        <wps:spPr>
                          <a:xfrm>
                            <a:off x="218365" y="1090768"/>
                            <a:ext cx="1958069" cy="266734"/>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758C69FD" w14:textId="77777777" w:rsidR="00CA2C3B" w:rsidRPr="004C434F" w:rsidRDefault="00CA2C3B" w:rsidP="004C434F">
                              <w:pPr>
                                <w:jc w:val="center"/>
                                <w:rPr>
                                  <w:b/>
                                  <w:sz w:val="16"/>
                                </w:rPr>
                              </w:pPr>
                              <w:r>
                                <w:rPr>
                                  <w:b/>
                                  <w:sz w:val="16"/>
                                </w:rPr>
                                <w:t>Figure 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xmlns:w15="http://schemas.microsoft.com/office/word/2012/wordml">
            <w:pict>
              <v:group w14:anchorId="67E89D4D" id="Group 20" o:spid="_x0000_s1029" style="position:absolute;margin-left:296.9pt;margin-top:208.05pt;width:159.45pt;height:90.2pt;z-index:-251645952;mso-width-relative:margin;mso-height-relative:margin" coordsize="23393,13575"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">
                <v:shape id="Picture 6" o:spid="_x0000_s1030" type="#_x0000_t75" style="position:absolute;width:23393;height:11398;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6DaffDAAAA2gAAAA8AAABkcnMvZG93bnJldi54bWxEj09rAjEUxO+C3yE8wZtm60HKahRJqwiF&#10;Qv0DHh+b52Z187LdRN1++6ZQ8DjMzG+Y+bJztbhTGyrPCl7GGQjiwpuKSwWH/Xr0CiJEZIO1Z1Lw&#10;QwGWi35vjrnxD/6i+y6WIkE45KjAxtjkUobCksMw9g1x8s6+dRiTbEtpWnwkuKvlJMum0mHFacFi&#10;Q9pScd3dnIL16eNbv+m9/lzh+8ZmG328XCulhoNuNQMRqYvP8H97axRM4e9KugFy8Qs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HoNp98MAAADaAAAADwAAAAAAAAAAAAAAAACf&#10;AgAAZHJzL2Rvd25yZXYueG1sUEsFBgAAAAAEAAQA9wAAAI8DAAAAAA==&#10;">
                  <v:imagedata r:id="rId11" o:title=""/>
                  <v:path arrowok="t"/>
                </v:shape>
                <v:shape id="Text Box 19" o:spid="_x0000_s1031" type="#_x0000_t202" style="position:absolute;left:2183;top:10907;width:19581;height:26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nuRcMA&#10;AADbAAAADwAAAGRycy9kb3ducmV2LnhtbERPS2vCQBC+C/0PyxR6kbpR0dboKiJ9iDdNVbwN2WkS&#10;mp0N2W2S/vuuIHibj+85i1VnStFQ7QrLCoaDCARxanXBmYKv5P35FYTzyBpLy6Tgjxyslg+9Bcba&#10;tryn5uAzEULYxagg976KpXRpTgbdwFbEgfu2tUEfYJ1JXWMbwk0pR1E0lQYLDg05VrTJKf05/BoF&#10;l3523rnu49iOJ+Pq7bNJXk46UerpsVvPQXjq/F18c291mD+D6y/hALn8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9nuRcMAAADbAAAADwAAAAAAAAAAAAAAAACYAgAAZHJzL2Rv&#10;d25yZXYueG1sUEsFBgAAAAAEAAQA9QAAAIgDAAAAAA==&#10;" fillcolor="white [3201]" stroked="f" strokeweight=".5pt">
                  <v:textbox>
                    <w:txbxContent>
                      <w:p w14:paraId="758C69FD" w14:textId="77777777" w:rsidR="004C434F" w:rsidRPr="004C434F" w:rsidRDefault="004C434F" w:rsidP="004C434F">
                        <w:pPr>
                          <w:jc w:val="center"/>
                          <w:rPr>
                            <w:b/>
                            <w:sz w:val="16"/>
                          </w:rPr>
                        </w:pPr>
                        <w:r>
                          <w:rPr>
                            <w:b/>
                            <w:sz w:val="16"/>
                          </w:rPr>
                          <w:t>Figure 2</w:t>
                        </w:r>
                      </w:p>
                    </w:txbxContent>
                  </v:textbox>
                </v:shape>
                <w10:wrap type="tight"/>
              </v:group>
            </w:pict>
          </mc:Fallback>
        </mc:AlternateContent>
      </w:r>
      <w:r>
        <w:rPr>
          <w:rFonts w:ascii="Times New Roman" w:hAnsi="Times New Roman" w:cs="Times New Roman"/>
          <w:noProof/>
          <w:sz w:val="24"/>
          <w:szCs w:val="24"/>
        </w:rPr>
        <w:t>Several</w:t>
      </w:r>
      <w:r w:rsidR="009C08DE">
        <w:rPr>
          <w:rFonts w:ascii="Times New Roman" w:hAnsi="Times New Roman" w:cs="Times New Roman"/>
          <w:sz w:val="24"/>
          <w:szCs w:val="24"/>
        </w:rPr>
        <w:t xml:space="preserve"> core brain regions </w:t>
      </w:r>
      <w:r>
        <w:rPr>
          <w:rFonts w:ascii="Times New Roman" w:hAnsi="Times New Roman" w:cs="Times New Roman"/>
          <w:sz w:val="24"/>
          <w:szCs w:val="24"/>
        </w:rPr>
        <w:t xml:space="preserve">have been delineated for </w:t>
      </w:r>
      <w:r w:rsidR="00B513F7">
        <w:rPr>
          <w:rFonts w:ascii="Times New Roman" w:hAnsi="Times New Roman" w:cs="Times New Roman"/>
          <w:sz w:val="24"/>
          <w:szCs w:val="24"/>
        </w:rPr>
        <w:t>contributing to math competence and processing</w:t>
      </w:r>
      <w:r w:rsidR="00D66C1F">
        <w:rPr>
          <w:rFonts w:ascii="Times New Roman" w:hAnsi="Times New Roman" w:cs="Times New Roman"/>
          <w:sz w:val="24"/>
          <w:szCs w:val="24"/>
        </w:rPr>
        <w:t xml:space="preserve"> (</w:t>
      </w:r>
      <w:r w:rsidR="00BE1FAC">
        <w:rPr>
          <w:rFonts w:ascii="Times New Roman" w:hAnsi="Times New Roman" w:cs="Times New Roman"/>
          <w:sz w:val="24"/>
          <w:szCs w:val="24"/>
        </w:rPr>
        <w:t>Ansari, 2008;</w:t>
      </w:r>
      <w:r w:rsidR="00D66C1F">
        <w:rPr>
          <w:rFonts w:ascii="Times New Roman" w:hAnsi="Times New Roman" w:cs="Times New Roman"/>
          <w:sz w:val="24"/>
          <w:szCs w:val="24"/>
        </w:rPr>
        <w:t xml:space="preserve"> Dehaene, et al., 2003</w:t>
      </w:r>
      <w:r w:rsidR="009C08DE">
        <w:rPr>
          <w:rFonts w:ascii="Times New Roman" w:hAnsi="Times New Roman" w:cs="Times New Roman"/>
          <w:sz w:val="24"/>
          <w:szCs w:val="24"/>
        </w:rPr>
        <w:t>)</w:t>
      </w:r>
      <w:r w:rsidR="00B513F7">
        <w:rPr>
          <w:rFonts w:ascii="Times New Roman" w:hAnsi="Times New Roman" w:cs="Times New Roman"/>
          <w:sz w:val="24"/>
          <w:szCs w:val="24"/>
        </w:rPr>
        <w:t xml:space="preserve">, but </w:t>
      </w:r>
      <w:r w:rsidR="009C08DE">
        <w:rPr>
          <w:rFonts w:ascii="Times New Roman" w:hAnsi="Times New Roman" w:cs="Times New Roman"/>
          <w:sz w:val="24"/>
          <w:szCs w:val="24"/>
        </w:rPr>
        <w:t>a more dynamic and network-based approach has not been taken until quite recent</w:t>
      </w:r>
      <w:r w:rsidR="00B513F7">
        <w:rPr>
          <w:rFonts w:ascii="Times New Roman" w:hAnsi="Times New Roman" w:cs="Times New Roman"/>
          <w:sz w:val="24"/>
          <w:szCs w:val="24"/>
        </w:rPr>
        <w:t>l</w:t>
      </w:r>
      <w:r w:rsidR="009C08DE">
        <w:rPr>
          <w:rFonts w:ascii="Times New Roman" w:hAnsi="Times New Roman" w:cs="Times New Roman"/>
          <w:sz w:val="24"/>
          <w:szCs w:val="24"/>
        </w:rPr>
        <w:t>y (see Figure 1; Menon, 2014). It has been revealed that</w:t>
      </w:r>
      <w:r w:rsidR="00B513F7">
        <w:rPr>
          <w:rFonts w:ascii="Times New Roman" w:hAnsi="Times New Roman" w:cs="Times New Roman"/>
          <w:sz w:val="24"/>
          <w:szCs w:val="24"/>
        </w:rPr>
        <w:t xml:space="preserve"> </w:t>
      </w:r>
      <w:r w:rsidR="00BE1FAC">
        <w:rPr>
          <w:rFonts w:ascii="Times New Roman" w:hAnsi="Times New Roman" w:cs="Times New Roman"/>
          <w:sz w:val="24"/>
          <w:szCs w:val="24"/>
        </w:rPr>
        <w:t xml:space="preserve">ventral visual stream (e.g., posterior fusiform gyrus; pFG) for decoding number forms, </w:t>
      </w:r>
      <w:r w:rsidR="00B513F7">
        <w:rPr>
          <w:rFonts w:ascii="Times New Roman" w:hAnsi="Times New Roman" w:cs="Times New Roman"/>
          <w:sz w:val="24"/>
          <w:szCs w:val="24"/>
        </w:rPr>
        <w:t xml:space="preserve">parietal circuits (majorly around inferior parietal sulcus; IPS) </w:t>
      </w:r>
      <w:r w:rsidR="00BE1FAC">
        <w:rPr>
          <w:rFonts w:ascii="Times New Roman" w:hAnsi="Times New Roman" w:cs="Times New Roman"/>
          <w:sz w:val="24"/>
          <w:szCs w:val="24"/>
        </w:rPr>
        <w:t xml:space="preserve">for </w:t>
      </w:r>
      <w:r w:rsidR="00B513F7">
        <w:rPr>
          <w:rFonts w:ascii="Times New Roman" w:hAnsi="Times New Roman" w:cs="Times New Roman"/>
          <w:sz w:val="24"/>
          <w:szCs w:val="24"/>
        </w:rPr>
        <w:t>anchoring the visu</w:t>
      </w:r>
      <w:r w:rsidR="00BE1FAC">
        <w:rPr>
          <w:rFonts w:ascii="Times New Roman" w:hAnsi="Times New Roman" w:cs="Times New Roman"/>
          <w:sz w:val="24"/>
          <w:szCs w:val="24"/>
        </w:rPr>
        <w:t>al</w:t>
      </w:r>
      <w:r w:rsidR="009C08DE">
        <w:rPr>
          <w:rFonts w:ascii="Times New Roman" w:hAnsi="Times New Roman" w:cs="Times New Roman"/>
          <w:sz w:val="24"/>
          <w:szCs w:val="24"/>
        </w:rPr>
        <w:t xml:space="preserve"> numerical representations,</w:t>
      </w:r>
      <w:r w:rsidR="00BE1FAC">
        <w:rPr>
          <w:rFonts w:ascii="Times New Roman" w:hAnsi="Times New Roman" w:cs="Times New Roman"/>
          <w:sz w:val="24"/>
          <w:szCs w:val="24"/>
        </w:rPr>
        <w:t xml:space="preserve"> prefrontal-parietal cortices for manipulating quantity representations in working memory</w:t>
      </w:r>
      <w:r w:rsidR="009C08DE">
        <w:rPr>
          <w:rFonts w:ascii="Times New Roman" w:hAnsi="Times New Roman" w:cs="Times New Roman"/>
          <w:sz w:val="24"/>
          <w:szCs w:val="24"/>
        </w:rPr>
        <w:t>, and</w:t>
      </w:r>
      <w:r w:rsidR="00BE1FAC">
        <w:rPr>
          <w:rFonts w:ascii="Times New Roman" w:hAnsi="Times New Roman" w:cs="Times New Roman"/>
          <w:sz w:val="24"/>
          <w:szCs w:val="24"/>
        </w:rPr>
        <w:t xml:space="preserve"> </w:t>
      </w:r>
      <w:r w:rsidR="009C08DE">
        <w:rPr>
          <w:rFonts w:ascii="Times New Roman" w:hAnsi="Times New Roman" w:cs="Times New Roman"/>
          <w:sz w:val="24"/>
          <w:szCs w:val="24"/>
        </w:rPr>
        <w:t xml:space="preserve">medial temporal lobe (MTL), especially hippocampus for associative memory processing only in children (Cho et al., 2012; Qin et al., 2014; Supekar et al., 2013). </w:t>
      </w:r>
      <w:commentRangeStart w:id="142"/>
      <w:r w:rsidR="006302B6">
        <w:rPr>
          <w:rFonts w:ascii="Times New Roman" w:hAnsi="Times New Roman" w:cs="Times New Roman"/>
          <w:sz w:val="24"/>
          <w:szCs w:val="24"/>
        </w:rPr>
        <w:t>Difficulties in math processing in</w:t>
      </w:r>
      <w:r w:rsidR="00991E71">
        <w:rPr>
          <w:rFonts w:ascii="Times New Roman" w:hAnsi="Times New Roman" w:cs="Times New Roman"/>
          <w:sz w:val="24"/>
          <w:szCs w:val="24"/>
        </w:rPr>
        <w:t xml:space="preserve"> some</w:t>
      </w:r>
      <w:r w:rsidR="006302B6">
        <w:rPr>
          <w:rFonts w:ascii="Times New Roman" w:hAnsi="Times New Roman" w:cs="Times New Roman"/>
          <w:sz w:val="24"/>
          <w:szCs w:val="24"/>
        </w:rPr>
        <w:t xml:space="preserve"> children</w:t>
      </w:r>
      <w:r w:rsidR="00991E71">
        <w:rPr>
          <w:rFonts w:ascii="Times New Roman" w:hAnsi="Times New Roman" w:cs="Times New Roman"/>
          <w:sz w:val="24"/>
          <w:szCs w:val="24"/>
        </w:rPr>
        <w:t xml:space="preserve"> (e.g., developmental dyscalculia; DD)</w:t>
      </w:r>
      <w:r w:rsidR="006302B6">
        <w:rPr>
          <w:rFonts w:ascii="Times New Roman" w:hAnsi="Times New Roman" w:cs="Times New Roman"/>
          <w:sz w:val="24"/>
          <w:szCs w:val="24"/>
        </w:rPr>
        <w:t xml:space="preserve"> are associated with</w:t>
      </w:r>
      <w:r w:rsidR="00DC1258">
        <w:rPr>
          <w:rFonts w:ascii="Times New Roman" w:hAnsi="Times New Roman" w:cs="Times New Roman"/>
          <w:sz w:val="24"/>
          <w:szCs w:val="24"/>
        </w:rPr>
        <w:t xml:space="preserve"> abnormality, either hypo-activation in these brain regions</w:t>
      </w:r>
      <w:r w:rsidR="006302B6">
        <w:rPr>
          <w:rFonts w:ascii="Times New Roman" w:hAnsi="Times New Roman" w:cs="Times New Roman"/>
          <w:sz w:val="24"/>
          <w:szCs w:val="24"/>
        </w:rPr>
        <w:t xml:space="preserve"> (Ashkenazi et al., 2012)</w:t>
      </w:r>
      <w:r w:rsidR="00DC1258">
        <w:rPr>
          <w:rFonts w:ascii="Times New Roman" w:hAnsi="Times New Roman" w:cs="Times New Roman"/>
          <w:sz w:val="24"/>
          <w:szCs w:val="24"/>
        </w:rPr>
        <w:t xml:space="preserve"> or increased functional connectivity among these regions</w:t>
      </w:r>
      <w:r w:rsidR="006302B6">
        <w:rPr>
          <w:rFonts w:ascii="Times New Roman" w:hAnsi="Times New Roman" w:cs="Times New Roman"/>
          <w:sz w:val="24"/>
          <w:szCs w:val="24"/>
        </w:rPr>
        <w:t xml:space="preserve"> (Rosenberg-Lee et al., 2014)</w:t>
      </w:r>
      <w:r w:rsidR="00DC1258">
        <w:rPr>
          <w:rFonts w:ascii="Times New Roman" w:hAnsi="Times New Roman" w:cs="Times New Roman"/>
          <w:sz w:val="24"/>
          <w:szCs w:val="24"/>
        </w:rPr>
        <w:t>.</w:t>
      </w:r>
      <w:r w:rsidR="006302B6">
        <w:rPr>
          <w:rFonts w:ascii="Times New Roman" w:hAnsi="Times New Roman" w:cs="Times New Roman"/>
          <w:sz w:val="24"/>
          <w:szCs w:val="24"/>
        </w:rPr>
        <w:t xml:space="preserve"> </w:t>
      </w:r>
      <w:commentRangeEnd w:id="142"/>
      <w:r w:rsidR="00A14BC4">
        <w:rPr>
          <w:rStyle w:val="CommentReference"/>
        </w:rPr>
        <w:commentReference w:id="142"/>
      </w:r>
      <w:r>
        <w:rPr>
          <w:rFonts w:ascii="Times New Roman" w:hAnsi="Times New Roman" w:cs="Times New Roman"/>
          <w:sz w:val="24"/>
          <w:szCs w:val="24"/>
        </w:rPr>
        <w:t xml:space="preserve">Studies further suggest that </w:t>
      </w:r>
      <w:r w:rsidR="00D93DB2">
        <w:rPr>
          <w:rFonts w:ascii="Times New Roman" w:hAnsi="Times New Roman" w:cs="Times New Roman"/>
          <w:sz w:val="24"/>
          <w:szCs w:val="24"/>
        </w:rPr>
        <w:t xml:space="preserve">that MTL, left prefrontal and bilateral posterior </w:t>
      </w:r>
      <w:r w:rsidR="00931EAA">
        <w:rPr>
          <w:rFonts w:ascii="Times New Roman" w:hAnsi="Times New Roman" w:cs="Times New Roman"/>
          <w:sz w:val="24"/>
          <w:szCs w:val="24"/>
        </w:rPr>
        <w:t xml:space="preserve">parietal cortices </w:t>
      </w:r>
      <w:r>
        <w:rPr>
          <w:rFonts w:ascii="Times New Roman" w:hAnsi="Times New Roman" w:cs="Times New Roman"/>
          <w:sz w:val="24"/>
          <w:szCs w:val="24"/>
        </w:rPr>
        <w:t>may relate to uses of different strategies (Cho et al., 2011), and hippocampus seems crucial for the transition from overt to more implicit strategies (Qin et al., 2014)</w:t>
      </w:r>
      <w:r w:rsidR="00D041C9">
        <w:rPr>
          <w:rFonts w:ascii="Times New Roman" w:hAnsi="Times New Roman" w:cs="Times New Roman"/>
          <w:sz w:val="24"/>
          <w:szCs w:val="24"/>
        </w:rPr>
        <w:t>.</w:t>
      </w:r>
      <w:r w:rsidR="002D20BD">
        <w:rPr>
          <w:rFonts w:ascii="Times New Roman" w:hAnsi="Times New Roman" w:cs="Times New Roman"/>
          <w:sz w:val="24"/>
          <w:szCs w:val="24"/>
        </w:rPr>
        <w:t xml:space="preserve"> Taken together, existing evidence suggests a joint efforts of perceptual, executive control, working memory, associative memory and numerical representations systems for math processing, and a possible critical role of MTL for the cognitive </w:t>
      </w:r>
      <w:r w:rsidR="002D20BD">
        <w:rPr>
          <w:rFonts w:ascii="Times New Roman" w:hAnsi="Times New Roman" w:cs="Times New Roman"/>
          <w:sz w:val="24"/>
          <w:szCs w:val="24"/>
        </w:rPr>
        <w:lastRenderedPageBreak/>
        <w:t xml:space="preserve">transition of strategy use; however still, </w:t>
      </w:r>
      <w:r>
        <w:rPr>
          <w:rFonts w:ascii="Times New Roman" w:hAnsi="Times New Roman" w:cs="Times New Roman"/>
          <w:sz w:val="24"/>
          <w:szCs w:val="24"/>
        </w:rPr>
        <w:t>how the dynamics and evolvement of this widely-distributed brain network support</w:t>
      </w:r>
      <w:r w:rsidR="002D20BD">
        <w:rPr>
          <w:rFonts w:ascii="Times New Roman" w:hAnsi="Times New Roman" w:cs="Times New Roman"/>
          <w:sz w:val="24"/>
          <w:szCs w:val="24"/>
        </w:rPr>
        <w:t xml:space="preserve"> the </w:t>
      </w:r>
      <w:r>
        <w:rPr>
          <w:rFonts w:ascii="Times New Roman" w:hAnsi="Times New Roman" w:cs="Times New Roman"/>
          <w:sz w:val="24"/>
          <w:szCs w:val="24"/>
        </w:rPr>
        <w:t xml:space="preserve">cognitive </w:t>
      </w:r>
      <w:r w:rsidR="002D20BD">
        <w:rPr>
          <w:rFonts w:ascii="Times New Roman" w:hAnsi="Times New Roman" w:cs="Times New Roman"/>
          <w:sz w:val="24"/>
          <w:szCs w:val="24"/>
        </w:rPr>
        <w:t xml:space="preserve">transition </w:t>
      </w:r>
      <w:r>
        <w:rPr>
          <w:rFonts w:ascii="Times New Roman" w:hAnsi="Times New Roman" w:cs="Times New Roman"/>
          <w:sz w:val="24"/>
          <w:szCs w:val="24"/>
        </w:rPr>
        <w:t xml:space="preserve">of strategy use </w:t>
      </w:r>
      <w:r w:rsidR="002D20BD">
        <w:rPr>
          <w:rFonts w:ascii="Times New Roman" w:hAnsi="Times New Roman" w:cs="Times New Roman"/>
          <w:sz w:val="24"/>
          <w:szCs w:val="24"/>
        </w:rPr>
        <w:t>remain unclear.</w:t>
      </w:r>
    </w:p>
    <w:p w14:paraId="2767470C" w14:textId="7234EA8B" w:rsidR="00BD1BFE" w:rsidRDefault="00BD7FD2" w:rsidP="00875021">
      <w:pPr>
        <w:spacing w:line="240" w:lineRule="auto"/>
        <w:rPr>
          <w:rFonts w:ascii="Times New Roman" w:hAnsi="Times New Roman" w:cs="Times New Roman"/>
          <w:sz w:val="24"/>
          <w:szCs w:val="24"/>
        </w:rPr>
      </w:pPr>
      <w:r>
        <w:rPr>
          <w:rFonts w:ascii="Times New Roman" w:hAnsi="Times New Roman" w:cs="Times New Roman"/>
          <w:sz w:val="24"/>
          <w:szCs w:val="24"/>
        </w:rPr>
        <w:t>C</w:t>
      </w:r>
      <w:r w:rsidR="007D5F8F">
        <w:rPr>
          <w:rFonts w:ascii="Times New Roman" w:hAnsi="Times New Roman" w:cs="Times New Roman"/>
          <w:sz w:val="24"/>
          <w:szCs w:val="24"/>
        </w:rPr>
        <w:t xml:space="preserve">omputational modeling </w:t>
      </w:r>
      <w:r>
        <w:rPr>
          <w:rFonts w:ascii="Times New Roman" w:hAnsi="Times New Roman" w:cs="Times New Roman"/>
          <w:sz w:val="24"/>
          <w:szCs w:val="24"/>
        </w:rPr>
        <w:t xml:space="preserve">has been quite successful in understanding the complex dynamics among different systems within a unified network in other domains (Seidenberg &amp; McClelland, 1989; O’Reilly et al, 1995; Rogers et al., 2004), but </w:t>
      </w:r>
      <w:r w:rsidR="007D5F8F">
        <w:rPr>
          <w:rFonts w:ascii="Times New Roman" w:hAnsi="Times New Roman" w:cs="Times New Roman"/>
          <w:sz w:val="24"/>
          <w:szCs w:val="24"/>
        </w:rPr>
        <w:t xml:space="preserve">work in math cognition is relatively impoverished. Most of the work up to date focuses on the neural coding </w:t>
      </w:r>
      <w:r w:rsidR="00661FB5">
        <w:rPr>
          <w:rFonts w:ascii="Times New Roman" w:hAnsi="Times New Roman" w:cs="Times New Roman"/>
          <w:sz w:val="24"/>
          <w:szCs w:val="24"/>
        </w:rPr>
        <w:t>in IPS for numerical magnitude (Dehaene, 2007; Nieder &amp; Mill</w:t>
      </w:r>
      <w:r>
        <w:rPr>
          <w:rFonts w:ascii="Times New Roman" w:hAnsi="Times New Roman" w:cs="Times New Roman"/>
          <w:sz w:val="24"/>
          <w:szCs w:val="24"/>
        </w:rPr>
        <w:t>er, 2003; Verguts &amp; Fias, 2004).</w:t>
      </w:r>
      <w:r w:rsidR="00661FB5">
        <w:rPr>
          <w:rFonts w:ascii="Times New Roman" w:hAnsi="Times New Roman" w:cs="Times New Roman"/>
          <w:sz w:val="24"/>
          <w:szCs w:val="24"/>
        </w:rPr>
        <w:t xml:space="preserve"> </w:t>
      </w:r>
      <w:r>
        <w:rPr>
          <w:rFonts w:ascii="Times New Roman" w:hAnsi="Times New Roman" w:cs="Times New Roman"/>
          <w:sz w:val="24"/>
          <w:szCs w:val="24"/>
        </w:rPr>
        <w:t xml:space="preserve">Siegler and his colleagues (Siegler &amp; Shrager, 1984; Siegler &amp; Shipley, 1995; Shrager &amp; Siegler, 1998) have done serial modeling work to explain how children discover new strategies and adaptively choose different strategies in the problem space. However, these models generally accomplished simulations of behavioral data by tuning parameters in the models so little is done with interaction with learning and experience (Prather, 2012). </w:t>
      </w:r>
      <w:r w:rsidR="003A5D8B">
        <w:rPr>
          <w:rFonts w:ascii="Times New Roman" w:hAnsi="Times New Roman" w:cs="Times New Roman"/>
          <w:sz w:val="24"/>
          <w:szCs w:val="24"/>
        </w:rPr>
        <w:t>A</w:t>
      </w:r>
      <w:r>
        <w:rPr>
          <w:rFonts w:ascii="Times New Roman" w:hAnsi="Times New Roman" w:cs="Times New Roman"/>
          <w:sz w:val="24"/>
          <w:szCs w:val="24"/>
        </w:rPr>
        <w:t>long with others</w:t>
      </w:r>
      <w:r w:rsidR="003A5D8B">
        <w:rPr>
          <w:rFonts w:ascii="Times New Roman" w:hAnsi="Times New Roman" w:cs="Times New Roman"/>
          <w:sz w:val="24"/>
          <w:szCs w:val="24"/>
        </w:rPr>
        <w:t>, I</w:t>
      </w:r>
      <w:r>
        <w:rPr>
          <w:rFonts w:ascii="Times New Roman" w:hAnsi="Times New Roman" w:cs="Times New Roman"/>
          <w:sz w:val="24"/>
          <w:szCs w:val="24"/>
        </w:rPr>
        <w:t xml:space="preserve"> have </w:t>
      </w:r>
      <w:r w:rsidR="003A5D8B">
        <w:rPr>
          <w:rFonts w:ascii="Times New Roman" w:hAnsi="Times New Roman" w:cs="Times New Roman"/>
          <w:sz w:val="24"/>
          <w:szCs w:val="24"/>
        </w:rPr>
        <w:t>recently</w:t>
      </w:r>
      <w:r>
        <w:rPr>
          <w:rFonts w:ascii="Times New Roman" w:hAnsi="Times New Roman" w:cs="Times New Roman"/>
          <w:sz w:val="24"/>
          <w:szCs w:val="24"/>
        </w:rPr>
        <w:t xml:space="preserve"> shown the possibility for computational neural networks to account for </w:t>
      </w:r>
      <w:r w:rsidR="00661FB5">
        <w:rPr>
          <w:rFonts w:ascii="Times New Roman" w:hAnsi="Times New Roman" w:cs="Times New Roman"/>
          <w:sz w:val="24"/>
          <w:szCs w:val="24"/>
        </w:rPr>
        <w:t>neural activities in human and animal studies</w:t>
      </w:r>
      <w:r>
        <w:rPr>
          <w:rFonts w:ascii="Times New Roman" w:hAnsi="Times New Roman" w:cs="Times New Roman"/>
          <w:sz w:val="24"/>
          <w:szCs w:val="24"/>
        </w:rPr>
        <w:t xml:space="preserve"> </w:t>
      </w:r>
      <w:r w:rsidR="003A5D8B">
        <w:rPr>
          <w:rFonts w:ascii="Times New Roman" w:hAnsi="Times New Roman" w:cs="Times New Roman"/>
          <w:sz w:val="24"/>
          <w:szCs w:val="24"/>
        </w:rPr>
        <w:t xml:space="preserve">as well as </w:t>
      </w:r>
      <w:r>
        <w:rPr>
          <w:rFonts w:ascii="Times New Roman" w:hAnsi="Times New Roman" w:cs="Times New Roman"/>
          <w:sz w:val="24"/>
          <w:szCs w:val="24"/>
        </w:rPr>
        <w:t>provide mechanistic explanations for dynamic changes and evolvement of brain network functions</w:t>
      </w:r>
      <w:r w:rsidR="003A5D8B">
        <w:rPr>
          <w:rFonts w:ascii="Times New Roman" w:hAnsi="Times New Roman" w:cs="Times New Roman"/>
          <w:sz w:val="24"/>
          <w:szCs w:val="24"/>
        </w:rPr>
        <w:t xml:space="preserve"> (Chen &amp; Rogers, 2015; Plaut &amp; Buhrmann, 2011; Stoianov &amp; Zorzi, 2012)</w:t>
      </w:r>
      <w:r w:rsidR="00661FB5">
        <w:rPr>
          <w:rFonts w:ascii="Times New Roman" w:hAnsi="Times New Roman" w:cs="Times New Roman"/>
          <w:sz w:val="24"/>
          <w:szCs w:val="24"/>
        </w:rPr>
        <w:t xml:space="preserve">. </w:t>
      </w:r>
      <w:r w:rsidR="00BD1BFE">
        <w:rPr>
          <w:rFonts w:ascii="Times New Roman" w:hAnsi="Times New Roman" w:cs="Times New Roman"/>
          <w:sz w:val="24"/>
          <w:szCs w:val="24"/>
        </w:rPr>
        <w:t xml:space="preserve">Therefore, a </w:t>
      </w:r>
      <w:r w:rsidR="003A5D8B">
        <w:rPr>
          <w:rFonts w:ascii="Times New Roman" w:hAnsi="Times New Roman" w:cs="Times New Roman"/>
          <w:sz w:val="24"/>
          <w:szCs w:val="24"/>
        </w:rPr>
        <w:t>dynamic neuro-computational model</w:t>
      </w:r>
      <w:r w:rsidR="00BD1BFE">
        <w:rPr>
          <w:rFonts w:ascii="Times New Roman" w:hAnsi="Times New Roman" w:cs="Times New Roman"/>
          <w:sz w:val="24"/>
          <w:szCs w:val="24"/>
        </w:rPr>
        <w:t xml:space="preserve"> that interacts wit</w:t>
      </w:r>
      <w:r w:rsidR="003A5D8B">
        <w:rPr>
          <w:rFonts w:ascii="Times New Roman" w:hAnsi="Times New Roman" w:cs="Times New Roman"/>
          <w:sz w:val="24"/>
          <w:szCs w:val="24"/>
        </w:rPr>
        <w:t xml:space="preserve">h learning experiences is in desperate need </w:t>
      </w:r>
      <w:r w:rsidR="00BD1BFE">
        <w:rPr>
          <w:rFonts w:ascii="Times New Roman" w:hAnsi="Times New Roman" w:cs="Times New Roman"/>
          <w:sz w:val="24"/>
          <w:szCs w:val="24"/>
        </w:rPr>
        <w:t xml:space="preserve">to provide </w:t>
      </w:r>
      <w:r w:rsidR="003A5D8B">
        <w:rPr>
          <w:rFonts w:ascii="Times New Roman" w:hAnsi="Times New Roman" w:cs="Times New Roman"/>
          <w:sz w:val="24"/>
          <w:szCs w:val="24"/>
        </w:rPr>
        <w:t>understanding the coordination of neurocognitive systems underlying the</w:t>
      </w:r>
      <w:r w:rsidR="00BD1BFE">
        <w:rPr>
          <w:rFonts w:ascii="Times New Roman" w:hAnsi="Times New Roman" w:cs="Times New Roman"/>
          <w:sz w:val="24"/>
          <w:szCs w:val="24"/>
        </w:rPr>
        <w:t xml:space="preserve"> transition of strategy use</w:t>
      </w:r>
      <w:r w:rsidR="003A5D8B">
        <w:rPr>
          <w:rFonts w:ascii="Times New Roman" w:hAnsi="Times New Roman" w:cs="Times New Roman"/>
          <w:sz w:val="24"/>
          <w:szCs w:val="24"/>
        </w:rPr>
        <w:t xml:space="preserve"> throughout development</w:t>
      </w:r>
      <w:r w:rsidR="00BD1BFE">
        <w:rPr>
          <w:rFonts w:ascii="Times New Roman" w:hAnsi="Times New Roman" w:cs="Times New Roman"/>
          <w:sz w:val="24"/>
          <w:szCs w:val="24"/>
        </w:rPr>
        <w:t xml:space="preserve">. </w:t>
      </w:r>
      <w:r w:rsidR="00FC1830">
        <w:rPr>
          <w:rFonts w:ascii="Times New Roman" w:hAnsi="Times New Roman" w:cs="Times New Roman"/>
          <w:sz w:val="24"/>
          <w:szCs w:val="24"/>
        </w:rPr>
        <w:t xml:space="preserve"> </w:t>
      </w:r>
    </w:p>
    <w:p w14:paraId="401D6A01" w14:textId="77777777" w:rsidR="003A476E" w:rsidRDefault="003A476E" w:rsidP="00875021">
      <w:pPr>
        <w:spacing w:line="240" w:lineRule="auto"/>
        <w:rPr>
          <w:rFonts w:ascii="Times New Roman" w:hAnsi="Times New Roman" w:cs="Times New Roman"/>
          <w:sz w:val="24"/>
          <w:szCs w:val="24"/>
        </w:rPr>
      </w:pPr>
    </w:p>
    <w:p w14:paraId="43788F9D" w14:textId="77777777" w:rsidR="003A476E" w:rsidRPr="00D5786B" w:rsidRDefault="003A476E" w:rsidP="00875021">
      <w:pPr>
        <w:spacing w:line="240" w:lineRule="auto"/>
        <w:rPr>
          <w:rFonts w:ascii="Times New Roman" w:hAnsi="Times New Roman" w:cs="Times New Roman"/>
          <w:b/>
          <w:sz w:val="24"/>
          <w:szCs w:val="24"/>
        </w:rPr>
      </w:pPr>
      <w:r w:rsidRPr="00D5786B">
        <w:rPr>
          <w:rFonts w:ascii="Times New Roman" w:hAnsi="Times New Roman" w:cs="Times New Roman"/>
          <w:b/>
          <w:sz w:val="24"/>
          <w:szCs w:val="24"/>
        </w:rPr>
        <w:t>Goals</w:t>
      </w:r>
      <w:r w:rsidR="00ED31EC" w:rsidRPr="00D5786B">
        <w:rPr>
          <w:rFonts w:ascii="Times New Roman" w:hAnsi="Times New Roman" w:cs="Times New Roman"/>
          <w:b/>
          <w:sz w:val="24"/>
          <w:szCs w:val="24"/>
        </w:rPr>
        <w:t xml:space="preserve"> and Hypothesis</w:t>
      </w:r>
    </w:p>
    <w:p w14:paraId="032A5F6B" w14:textId="3F8B7BD0" w:rsidR="00BD1BFE" w:rsidRDefault="00BD1BFE" w:rsidP="00BD1BFE">
      <w:pPr>
        <w:spacing w:line="240" w:lineRule="auto"/>
        <w:rPr>
          <w:rFonts w:ascii="Times New Roman" w:hAnsi="Times New Roman" w:cs="Times New Roman"/>
          <w:sz w:val="24"/>
          <w:szCs w:val="24"/>
        </w:rPr>
      </w:pPr>
      <w:r>
        <w:rPr>
          <w:rFonts w:ascii="Times New Roman" w:hAnsi="Times New Roman" w:cs="Times New Roman"/>
          <w:sz w:val="24"/>
          <w:szCs w:val="24"/>
        </w:rPr>
        <w:t xml:space="preserve">The overreaching goal of this project aims to </w:t>
      </w:r>
      <w:r w:rsidRPr="002B02D9">
        <w:rPr>
          <w:rFonts w:ascii="Times New Roman" w:hAnsi="Times New Roman" w:cs="Times New Roman"/>
          <w:b/>
          <w:sz w:val="24"/>
          <w:szCs w:val="24"/>
        </w:rPr>
        <w:t xml:space="preserve">develop </w:t>
      </w:r>
      <w:r w:rsidR="00667883">
        <w:rPr>
          <w:rFonts w:ascii="Times New Roman" w:hAnsi="Times New Roman" w:cs="Times New Roman"/>
          <w:b/>
          <w:sz w:val="24"/>
          <w:szCs w:val="24"/>
        </w:rPr>
        <w:t xml:space="preserve">dynamic </w:t>
      </w:r>
      <w:r w:rsidRPr="002B02D9">
        <w:rPr>
          <w:rFonts w:ascii="Times New Roman" w:hAnsi="Times New Roman" w:cs="Times New Roman"/>
          <w:b/>
          <w:sz w:val="24"/>
          <w:szCs w:val="24"/>
        </w:rPr>
        <w:t xml:space="preserve">neuro-computational models </w:t>
      </w:r>
      <w:r w:rsidR="002B02D9" w:rsidRPr="002B02D9">
        <w:rPr>
          <w:rFonts w:ascii="Times New Roman" w:hAnsi="Times New Roman" w:cs="Times New Roman"/>
          <w:b/>
          <w:sz w:val="24"/>
          <w:szCs w:val="24"/>
        </w:rPr>
        <w:t>to investigate the cognitive and neurobiological mechanisms underlying children’s development of strategy use</w:t>
      </w:r>
      <w:r w:rsidR="002B02D9">
        <w:rPr>
          <w:rFonts w:ascii="Times New Roman" w:hAnsi="Times New Roman" w:cs="Times New Roman"/>
          <w:sz w:val="24"/>
          <w:szCs w:val="24"/>
        </w:rPr>
        <w:t>.</w:t>
      </w:r>
    </w:p>
    <w:p w14:paraId="5C787AE9" w14:textId="59EE3794" w:rsidR="00ED31EC" w:rsidRPr="00ED31EC" w:rsidRDefault="002B02D9" w:rsidP="00875021">
      <w:pPr>
        <w:spacing w:line="240" w:lineRule="auto"/>
        <w:rPr>
          <w:rFonts w:ascii="Times New Roman" w:hAnsi="Times New Roman" w:cs="Times New Roman"/>
          <w:sz w:val="24"/>
          <w:szCs w:val="24"/>
          <w:u w:val="single"/>
        </w:rPr>
      </w:pPr>
      <w:r w:rsidRPr="00ED31EC">
        <w:rPr>
          <w:rFonts w:ascii="Times New Roman" w:hAnsi="Times New Roman" w:cs="Times New Roman"/>
          <w:b/>
          <w:sz w:val="24"/>
          <w:szCs w:val="24"/>
          <w:u w:val="single"/>
        </w:rPr>
        <w:t>Aim 1</w:t>
      </w:r>
      <w:r w:rsidRPr="002B02D9">
        <w:rPr>
          <w:rFonts w:ascii="Times New Roman" w:hAnsi="Times New Roman" w:cs="Times New Roman"/>
          <w:sz w:val="24"/>
          <w:szCs w:val="24"/>
          <w:u w:val="single"/>
        </w:rPr>
        <w:t xml:space="preserve">: </w:t>
      </w:r>
      <w:r w:rsidRPr="00ED31EC">
        <w:rPr>
          <w:rFonts w:ascii="Times New Roman" w:hAnsi="Times New Roman" w:cs="Times New Roman"/>
          <w:b/>
          <w:sz w:val="24"/>
          <w:szCs w:val="24"/>
          <w:u w:val="single"/>
        </w:rPr>
        <w:t xml:space="preserve">Develop a neuro-computational model </w:t>
      </w:r>
      <w:r w:rsidR="003A5D8B">
        <w:rPr>
          <w:rFonts w:ascii="Times New Roman" w:hAnsi="Times New Roman" w:cs="Times New Roman"/>
          <w:b/>
          <w:sz w:val="24"/>
          <w:szCs w:val="24"/>
          <w:u w:val="single"/>
        </w:rPr>
        <w:t>for both behavioral and neurobiological outcomes of transition of strategy use</w:t>
      </w:r>
      <w:r w:rsidRPr="00ED31EC">
        <w:rPr>
          <w:rFonts w:ascii="Times New Roman" w:hAnsi="Times New Roman" w:cs="Times New Roman"/>
          <w:b/>
          <w:sz w:val="24"/>
          <w:szCs w:val="24"/>
          <w:u w:val="single"/>
        </w:rPr>
        <w:t>.</w:t>
      </w:r>
      <w:r w:rsidRPr="002B02D9">
        <w:rPr>
          <w:rFonts w:ascii="Times New Roman" w:hAnsi="Times New Roman" w:cs="Times New Roman"/>
          <w:sz w:val="24"/>
          <w:szCs w:val="24"/>
        </w:rPr>
        <w:t xml:space="preserve"> </w:t>
      </w:r>
      <w:r>
        <w:rPr>
          <w:rFonts w:ascii="Times New Roman" w:hAnsi="Times New Roman" w:cs="Times New Roman"/>
          <w:sz w:val="24"/>
          <w:szCs w:val="24"/>
        </w:rPr>
        <w:t>Using supervised neural network</w:t>
      </w:r>
      <w:r w:rsidR="00ED31EC">
        <w:rPr>
          <w:rFonts w:ascii="Times New Roman" w:hAnsi="Times New Roman" w:cs="Times New Roman"/>
          <w:sz w:val="24"/>
          <w:szCs w:val="24"/>
        </w:rPr>
        <w:t xml:space="preserve"> models (NN models)</w:t>
      </w:r>
      <w:r w:rsidR="003A5D8B">
        <w:rPr>
          <w:rFonts w:ascii="Times New Roman" w:hAnsi="Times New Roman" w:cs="Times New Roman"/>
          <w:sz w:val="24"/>
          <w:szCs w:val="24"/>
        </w:rPr>
        <w:t xml:space="preserve"> through learning, I</w:t>
      </w:r>
      <w:r>
        <w:rPr>
          <w:rFonts w:ascii="Times New Roman" w:hAnsi="Times New Roman" w:cs="Times New Roman"/>
          <w:sz w:val="24"/>
          <w:szCs w:val="24"/>
        </w:rPr>
        <w:t xml:space="preserve"> will </w:t>
      </w:r>
      <w:r w:rsidR="003A5D8B">
        <w:rPr>
          <w:rFonts w:ascii="Times New Roman" w:hAnsi="Times New Roman" w:cs="Times New Roman"/>
          <w:sz w:val="24"/>
          <w:szCs w:val="24"/>
        </w:rPr>
        <w:t xml:space="preserve">establish a simple model to </w:t>
      </w:r>
      <w:r>
        <w:rPr>
          <w:rFonts w:ascii="Times New Roman" w:hAnsi="Times New Roman" w:cs="Times New Roman"/>
          <w:sz w:val="24"/>
          <w:szCs w:val="24"/>
        </w:rPr>
        <w:t>demonstrate</w:t>
      </w:r>
      <w:r w:rsidR="003A5D8B">
        <w:rPr>
          <w:rFonts w:ascii="Times New Roman" w:hAnsi="Times New Roman" w:cs="Times New Roman"/>
          <w:sz w:val="24"/>
          <w:szCs w:val="24"/>
        </w:rPr>
        <w:t xml:space="preserve"> face validity of the neuro-computational framework to account for behavioral and neurobiological patterns</w:t>
      </w:r>
      <w:r w:rsidR="00ED31EC">
        <w:rPr>
          <w:rFonts w:ascii="Times New Roman" w:hAnsi="Times New Roman" w:cs="Times New Roman"/>
          <w:sz w:val="24"/>
          <w:szCs w:val="24"/>
        </w:rPr>
        <w:t xml:space="preserve">. </w:t>
      </w:r>
      <w:r w:rsidR="003A5D8B">
        <w:rPr>
          <w:rFonts w:ascii="Times New Roman" w:hAnsi="Times New Roman" w:cs="Times New Roman"/>
          <w:sz w:val="24"/>
          <w:szCs w:val="24"/>
        </w:rPr>
        <w:t>Aim 1A. Behavioral …..</w:t>
      </w:r>
      <w:r w:rsidR="00ED31EC" w:rsidRPr="00ED31EC">
        <w:rPr>
          <w:rFonts w:ascii="Times New Roman" w:hAnsi="Times New Roman" w:cs="Times New Roman"/>
          <w:b/>
          <w:i/>
          <w:sz w:val="24"/>
          <w:szCs w:val="24"/>
        </w:rPr>
        <w:t>Hypothesis</w:t>
      </w:r>
      <w:r w:rsidR="00ED31EC">
        <w:rPr>
          <w:rFonts w:ascii="Times New Roman" w:hAnsi="Times New Roman" w:cs="Times New Roman"/>
          <w:sz w:val="24"/>
          <w:szCs w:val="24"/>
        </w:rPr>
        <w:t xml:space="preserve">: </w:t>
      </w:r>
      <w:r w:rsidR="003A5D8B">
        <w:rPr>
          <w:rFonts w:ascii="Times New Roman" w:hAnsi="Times New Roman" w:cs="Times New Roman"/>
          <w:sz w:val="24"/>
          <w:szCs w:val="24"/>
        </w:rPr>
        <w:t>…..</w:t>
      </w:r>
      <w:r w:rsidR="00ED31EC">
        <w:rPr>
          <w:rFonts w:ascii="Times New Roman" w:hAnsi="Times New Roman" w:cs="Times New Roman"/>
          <w:sz w:val="24"/>
          <w:szCs w:val="24"/>
        </w:rPr>
        <w:t>.</w:t>
      </w:r>
      <w:r w:rsidR="00526D6C">
        <w:rPr>
          <w:rFonts w:ascii="Times New Roman" w:hAnsi="Times New Roman" w:cs="Times New Roman"/>
          <w:sz w:val="24"/>
          <w:szCs w:val="24"/>
        </w:rPr>
        <w:t xml:space="preserve"> </w:t>
      </w:r>
      <w:r w:rsidR="003A5D8B">
        <w:rPr>
          <w:rFonts w:ascii="Times New Roman" w:hAnsi="Times New Roman" w:cs="Times New Roman"/>
          <w:b/>
          <w:sz w:val="24"/>
          <w:szCs w:val="24"/>
          <w:u w:val="single"/>
        </w:rPr>
        <w:t>Aim 1B</w:t>
      </w:r>
      <w:r w:rsidR="00DB3C71">
        <w:rPr>
          <w:rFonts w:ascii="Times New Roman" w:hAnsi="Times New Roman" w:cs="Times New Roman"/>
          <w:sz w:val="24"/>
          <w:szCs w:val="24"/>
        </w:rPr>
        <w:t xml:space="preserve">. </w:t>
      </w:r>
      <w:r w:rsidR="003A5D8B">
        <w:rPr>
          <w:rFonts w:ascii="Times New Roman" w:hAnsi="Times New Roman" w:cs="Times New Roman"/>
          <w:sz w:val="24"/>
          <w:szCs w:val="24"/>
        </w:rPr>
        <w:t>Neurobilogical…..</w:t>
      </w:r>
      <w:r w:rsidR="00DB3C71" w:rsidRPr="00DB3C71">
        <w:rPr>
          <w:rFonts w:ascii="Times New Roman" w:hAnsi="Times New Roman" w:cs="Times New Roman"/>
          <w:b/>
          <w:i/>
          <w:sz w:val="24"/>
          <w:szCs w:val="24"/>
        </w:rPr>
        <w:t>Hypothesis</w:t>
      </w:r>
      <w:r w:rsidR="003A5D8B">
        <w:rPr>
          <w:rFonts w:ascii="Times New Roman" w:hAnsi="Times New Roman" w:cs="Times New Roman"/>
          <w:sz w:val="24"/>
          <w:szCs w:val="24"/>
        </w:rPr>
        <w:t>: ….</w:t>
      </w:r>
      <w:r w:rsidR="00DB3C71">
        <w:rPr>
          <w:rFonts w:ascii="Times New Roman" w:hAnsi="Times New Roman" w:cs="Times New Roman"/>
          <w:sz w:val="24"/>
          <w:szCs w:val="24"/>
        </w:rPr>
        <w:t xml:space="preserve"> </w:t>
      </w:r>
    </w:p>
    <w:p w14:paraId="15103533" w14:textId="56CB179E" w:rsidR="003A476E" w:rsidRDefault="00FE7AAC" w:rsidP="00875021">
      <w:pPr>
        <w:spacing w:line="240" w:lineRule="auto"/>
        <w:rPr>
          <w:rFonts w:ascii="Times New Roman" w:hAnsi="Times New Roman" w:cs="Times New Roman"/>
          <w:sz w:val="24"/>
          <w:szCs w:val="24"/>
        </w:rPr>
      </w:pPr>
      <w:r>
        <w:rPr>
          <w:rFonts w:ascii="Times New Roman" w:hAnsi="Times New Roman" w:cs="Times New Roman"/>
          <w:b/>
          <w:sz w:val="24"/>
          <w:szCs w:val="24"/>
          <w:u w:val="single"/>
        </w:rPr>
        <w:t>Aim 2</w:t>
      </w:r>
      <w:r w:rsidR="00D041C9" w:rsidRPr="00015F12">
        <w:rPr>
          <w:rFonts w:ascii="Times New Roman" w:hAnsi="Times New Roman" w:cs="Times New Roman"/>
          <w:b/>
          <w:sz w:val="24"/>
          <w:szCs w:val="24"/>
          <w:u w:val="single"/>
        </w:rPr>
        <w:t xml:space="preserve">: </w:t>
      </w:r>
      <w:r w:rsidR="0050616A" w:rsidRPr="00015F12">
        <w:rPr>
          <w:rFonts w:ascii="Times New Roman" w:hAnsi="Times New Roman" w:cs="Times New Roman"/>
          <w:b/>
          <w:sz w:val="24"/>
          <w:szCs w:val="24"/>
          <w:u w:val="single"/>
        </w:rPr>
        <w:t>Explain</w:t>
      </w:r>
      <w:r w:rsidR="00D041C9" w:rsidRPr="00015F12">
        <w:rPr>
          <w:rFonts w:ascii="Times New Roman" w:hAnsi="Times New Roman" w:cs="Times New Roman"/>
          <w:b/>
          <w:sz w:val="24"/>
          <w:szCs w:val="24"/>
          <w:u w:val="single"/>
        </w:rPr>
        <w:t xml:space="preserve"> the developmental transition of different strategy uses</w:t>
      </w:r>
      <w:r w:rsidR="0050616A" w:rsidRPr="00015F12">
        <w:rPr>
          <w:rFonts w:ascii="Times New Roman" w:hAnsi="Times New Roman" w:cs="Times New Roman"/>
          <w:b/>
          <w:sz w:val="24"/>
          <w:szCs w:val="24"/>
          <w:u w:val="single"/>
        </w:rPr>
        <w:t xml:space="preserve"> through learning</w:t>
      </w:r>
      <w:r w:rsidR="00D041C9" w:rsidRPr="00015F12">
        <w:rPr>
          <w:rFonts w:ascii="Times New Roman" w:hAnsi="Times New Roman" w:cs="Times New Roman"/>
          <w:b/>
          <w:sz w:val="24"/>
          <w:szCs w:val="24"/>
          <w:u w:val="single"/>
        </w:rPr>
        <w:t>.</w:t>
      </w:r>
      <w:r w:rsidR="00D041C9">
        <w:rPr>
          <w:rFonts w:ascii="Times New Roman" w:hAnsi="Times New Roman" w:cs="Times New Roman"/>
          <w:b/>
          <w:sz w:val="24"/>
          <w:szCs w:val="24"/>
        </w:rPr>
        <w:t xml:space="preserve"> </w:t>
      </w:r>
      <w:r w:rsidR="00D041C9">
        <w:rPr>
          <w:rFonts w:ascii="Times New Roman" w:hAnsi="Times New Roman" w:cs="Times New Roman"/>
          <w:sz w:val="24"/>
          <w:szCs w:val="24"/>
        </w:rPr>
        <w:t xml:space="preserve">After demonstrating the use of strategies affecting the cognitive and neurobiological changes throughout development, we want to further address the question how the different strategies are developed </w:t>
      </w:r>
      <w:r w:rsidR="0050616A">
        <w:rPr>
          <w:rFonts w:ascii="Times New Roman" w:hAnsi="Times New Roman" w:cs="Times New Roman"/>
          <w:sz w:val="24"/>
          <w:szCs w:val="24"/>
        </w:rPr>
        <w:t xml:space="preserve">through learning and education </w:t>
      </w:r>
      <w:r w:rsidR="00D041C9">
        <w:rPr>
          <w:rFonts w:ascii="Times New Roman" w:hAnsi="Times New Roman" w:cs="Times New Roman"/>
          <w:sz w:val="24"/>
          <w:szCs w:val="24"/>
        </w:rPr>
        <w:t xml:space="preserve">and what promotes the transition from less efficient strategies to more efficient ones. </w:t>
      </w:r>
      <w:r w:rsidR="0050616A" w:rsidRPr="0050616A">
        <w:rPr>
          <w:rFonts w:ascii="Times New Roman" w:hAnsi="Times New Roman" w:cs="Times New Roman"/>
          <w:b/>
          <w:i/>
          <w:sz w:val="24"/>
          <w:szCs w:val="24"/>
        </w:rPr>
        <w:t>Hypothesis</w:t>
      </w:r>
      <w:r w:rsidR="0050616A">
        <w:rPr>
          <w:rFonts w:ascii="Times New Roman" w:hAnsi="Times New Roman" w:cs="Times New Roman"/>
          <w:b/>
          <w:i/>
          <w:sz w:val="24"/>
          <w:szCs w:val="24"/>
        </w:rPr>
        <w:t xml:space="preserve"> </w:t>
      </w:r>
      <w:r>
        <w:rPr>
          <w:rFonts w:ascii="Times New Roman" w:hAnsi="Times New Roman" w:cs="Times New Roman"/>
          <w:b/>
          <w:i/>
          <w:sz w:val="24"/>
          <w:szCs w:val="24"/>
        </w:rPr>
        <w:t>2</w:t>
      </w:r>
      <w:r w:rsidR="0050616A">
        <w:rPr>
          <w:rFonts w:ascii="Times New Roman" w:hAnsi="Times New Roman" w:cs="Times New Roman"/>
          <w:b/>
          <w:i/>
          <w:sz w:val="24"/>
          <w:szCs w:val="24"/>
        </w:rPr>
        <w:t>A</w:t>
      </w:r>
      <w:r w:rsidR="0050616A">
        <w:rPr>
          <w:rFonts w:ascii="Times New Roman" w:hAnsi="Times New Roman" w:cs="Times New Roman"/>
          <w:sz w:val="24"/>
          <w:szCs w:val="24"/>
        </w:rPr>
        <w:t xml:space="preserve">: The developmental transition of strategy uses requires a joint collaboration among perceptual, attentional, working memory, associate memory brain systems, and the less efficient strategies requires sequential processing through multiple brain systems but repetition of using these strategies facilitates the use of retrieval strategies. </w:t>
      </w:r>
      <w:r w:rsidR="0050616A" w:rsidRPr="0050616A">
        <w:rPr>
          <w:rFonts w:ascii="Times New Roman" w:hAnsi="Times New Roman" w:cs="Times New Roman"/>
          <w:b/>
          <w:i/>
          <w:sz w:val="24"/>
          <w:szCs w:val="24"/>
        </w:rPr>
        <w:t xml:space="preserve">Hypothesis </w:t>
      </w:r>
      <w:r>
        <w:rPr>
          <w:rFonts w:ascii="Times New Roman" w:hAnsi="Times New Roman" w:cs="Times New Roman"/>
          <w:b/>
          <w:i/>
          <w:sz w:val="24"/>
          <w:szCs w:val="24"/>
        </w:rPr>
        <w:t>2</w:t>
      </w:r>
      <w:r w:rsidR="0050616A" w:rsidRPr="0050616A">
        <w:rPr>
          <w:rFonts w:ascii="Times New Roman" w:hAnsi="Times New Roman" w:cs="Times New Roman"/>
          <w:b/>
          <w:i/>
          <w:sz w:val="24"/>
          <w:szCs w:val="24"/>
        </w:rPr>
        <w:t>B</w:t>
      </w:r>
      <w:r w:rsidR="0050616A">
        <w:rPr>
          <w:rFonts w:ascii="Times New Roman" w:hAnsi="Times New Roman" w:cs="Times New Roman"/>
          <w:sz w:val="24"/>
          <w:szCs w:val="24"/>
        </w:rPr>
        <w:t>: The order of developing strategy uses through learning is critical: learning the overt and less efficient strategies provides the cognitive and neural basis for retrieval strategy.</w:t>
      </w:r>
    </w:p>
    <w:p w14:paraId="29D593AF" w14:textId="127ECD2C" w:rsidR="0050616A" w:rsidRDefault="0050616A" w:rsidP="00875021">
      <w:pPr>
        <w:spacing w:line="240" w:lineRule="auto"/>
        <w:rPr>
          <w:rFonts w:ascii="Times New Roman" w:hAnsi="Times New Roman" w:cs="Times New Roman"/>
          <w:sz w:val="24"/>
          <w:szCs w:val="24"/>
        </w:rPr>
      </w:pPr>
      <w:r w:rsidRPr="00015F12">
        <w:rPr>
          <w:rFonts w:ascii="Times New Roman" w:hAnsi="Times New Roman" w:cs="Times New Roman"/>
          <w:b/>
          <w:sz w:val="24"/>
          <w:szCs w:val="24"/>
          <w:u w:val="single"/>
        </w:rPr>
        <w:t xml:space="preserve">Aim </w:t>
      </w:r>
      <w:r w:rsidR="00FE7AAC">
        <w:rPr>
          <w:rFonts w:ascii="Times New Roman" w:hAnsi="Times New Roman" w:cs="Times New Roman"/>
          <w:b/>
          <w:sz w:val="24"/>
          <w:szCs w:val="24"/>
          <w:u w:val="single"/>
        </w:rPr>
        <w:t>3</w:t>
      </w:r>
      <w:r w:rsidRPr="00015F12">
        <w:rPr>
          <w:rFonts w:ascii="Times New Roman" w:hAnsi="Times New Roman" w:cs="Times New Roman"/>
          <w:b/>
          <w:sz w:val="24"/>
          <w:szCs w:val="24"/>
          <w:u w:val="single"/>
        </w:rPr>
        <w:t xml:space="preserve">: Explore sources of individual </w:t>
      </w:r>
      <w:r w:rsidR="00991E71" w:rsidRPr="00015F12">
        <w:rPr>
          <w:rFonts w:ascii="Times New Roman" w:hAnsi="Times New Roman" w:cs="Times New Roman"/>
          <w:b/>
          <w:sz w:val="24"/>
          <w:szCs w:val="24"/>
          <w:u w:val="single"/>
        </w:rPr>
        <w:t>differences in neural basis to explain typical and atypical development</w:t>
      </w:r>
      <w:r w:rsidR="00991E71" w:rsidRPr="00015F12">
        <w:rPr>
          <w:rFonts w:ascii="Times New Roman" w:hAnsi="Times New Roman" w:cs="Times New Roman"/>
          <w:sz w:val="24"/>
          <w:szCs w:val="24"/>
          <w:u w:val="single"/>
        </w:rPr>
        <w:t>.</w:t>
      </w:r>
      <w:r w:rsidR="00991E71">
        <w:rPr>
          <w:rFonts w:ascii="Times New Roman" w:hAnsi="Times New Roman" w:cs="Times New Roman"/>
          <w:sz w:val="24"/>
          <w:szCs w:val="24"/>
        </w:rPr>
        <w:t xml:space="preserve"> Based on the extended models from Aim </w:t>
      </w:r>
      <w:r w:rsidR="00FE7AAC">
        <w:rPr>
          <w:rFonts w:ascii="Times New Roman" w:hAnsi="Times New Roman" w:cs="Times New Roman"/>
          <w:sz w:val="24"/>
          <w:szCs w:val="24"/>
        </w:rPr>
        <w:t>2</w:t>
      </w:r>
      <w:r w:rsidR="00991E71">
        <w:rPr>
          <w:rFonts w:ascii="Times New Roman" w:hAnsi="Times New Roman" w:cs="Times New Roman"/>
          <w:sz w:val="24"/>
          <w:szCs w:val="24"/>
        </w:rPr>
        <w:t xml:space="preserve">, we plan to explain possible neural mechanisms of math difficulties in children with developmental dyscalculia (DD). </w:t>
      </w:r>
      <w:r w:rsidR="00991E71" w:rsidRPr="00991E71">
        <w:rPr>
          <w:rFonts w:ascii="Times New Roman" w:hAnsi="Times New Roman" w:cs="Times New Roman"/>
          <w:b/>
          <w:i/>
          <w:sz w:val="24"/>
          <w:szCs w:val="24"/>
        </w:rPr>
        <w:t>Hypothesis</w:t>
      </w:r>
      <w:r w:rsidR="00991E71">
        <w:rPr>
          <w:rFonts w:ascii="Times New Roman" w:hAnsi="Times New Roman" w:cs="Times New Roman"/>
          <w:sz w:val="24"/>
          <w:szCs w:val="24"/>
        </w:rPr>
        <w:t xml:space="preserve">: Insufficient activation in multiple brain systems, including attentional and working </w:t>
      </w:r>
      <w:r w:rsidR="00991E71">
        <w:rPr>
          <w:rFonts w:ascii="Times New Roman" w:hAnsi="Times New Roman" w:cs="Times New Roman"/>
          <w:sz w:val="24"/>
          <w:szCs w:val="24"/>
        </w:rPr>
        <w:lastRenderedPageBreak/>
        <w:t>memory can lead to difficulties in establish stable representations for solving arithmetic problems.</w:t>
      </w:r>
    </w:p>
    <w:p w14:paraId="018F7639" w14:textId="77777777" w:rsidR="00015F12" w:rsidRDefault="00015F12" w:rsidP="00875021">
      <w:pPr>
        <w:spacing w:line="240" w:lineRule="auto"/>
        <w:rPr>
          <w:rFonts w:ascii="Times New Roman" w:hAnsi="Times New Roman" w:cs="Times New Roman"/>
          <w:b/>
          <w:sz w:val="24"/>
          <w:szCs w:val="24"/>
        </w:rPr>
      </w:pPr>
    </w:p>
    <w:p w14:paraId="77B70D6B" w14:textId="77777777" w:rsidR="003A476E" w:rsidRPr="00D5786B" w:rsidRDefault="003A476E" w:rsidP="00875021">
      <w:pPr>
        <w:spacing w:line="240" w:lineRule="auto"/>
        <w:rPr>
          <w:rFonts w:ascii="Times New Roman" w:hAnsi="Times New Roman" w:cs="Times New Roman"/>
          <w:b/>
          <w:sz w:val="24"/>
          <w:szCs w:val="24"/>
        </w:rPr>
      </w:pPr>
      <w:r w:rsidRPr="00D5786B">
        <w:rPr>
          <w:rFonts w:ascii="Times New Roman" w:hAnsi="Times New Roman" w:cs="Times New Roman"/>
          <w:b/>
          <w:sz w:val="24"/>
          <w:szCs w:val="24"/>
        </w:rPr>
        <w:t>Experimental methods</w:t>
      </w:r>
    </w:p>
    <w:p w14:paraId="448AC239" w14:textId="77777777" w:rsidR="00015F12" w:rsidRDefault="00C71945" w:rsidP="00C71945">
      <w:pPr>
        <w:spacing w:line="240" w:lineRule="auto"/>
        <w:rPr>
          <w:rFonts w:ascii="Times New Roman" w:hAnsi="Times New Roman" w:cs="Times New Roman"/>
          <w:b/>
          <w:sz w:val="24"/>
          <w:szCs w:val="24"/>
          <w:u w:val="single"/>
        </w:rPr>
      </w:pPr>
      <w:r w:rsidRPr="00ED31EC">
        <w:rPr>
          <w:rFonts w:ascii="Times New Roman" w:hAnsi="Times New Roman" w:cs="Times New Roman"/>
          <w:b/>
          <w:sz w:val="24"/>
          <w:szCs w:val="24"/>
          <w:u w:val="single"/>
        </w:rPr>
        <w:t>Aim 1</w:t>
      </w:r>
      <w:r w:rsidRPr="002B02D9">
        <w:rPr>
          <w:rFonts w:ascii="Times New Roman" w:hAnsi="Times New Roman" w:cs="Times New Roman"/>
          <w:sz w:val="24"/>
          <w:szCs w:val="24"/>
          <w:u w:val="single"/>
        </w:rPr>
        <w:t xml:space="preserve">: </w:t>
      </w:r>
      <w:r w:rsidRPr="00ED31EC">
        <w:rPr>
          <w:rFonts w:ascii="Times New Roman" w:hAnsi="Times New Roman" w:cs="Times New Roman"/>
          <w:b/>
          <w:sz w:val="24"/>
          <w:szCs w:val="24"/>
          <w:u w:val="single"/>
        </w:rPr>
        <w:t xml:space="preserve">Develop a neuro-computational model to account for behavioral outcomes of strategy transitions </w:t>
      </w:r>
      <w:r>
        <w:rPr>
          <w:rFonts w:ascii="Times New Roman" w:hAnsi="Times New Roman" w:cs="Times New Roman"/>
          <w:b/>
          <w:sz w:val="24"/>
          <w:szCs w:val="24"/>
          <w:u w:val="single"/>
        </w:rPr>
        <w:t>throughout development</w:t>
      </w:r>
      <w:r w:rsidRPr="00ED31EC">
        <w:rPr>
          <w:rFonts w:ascii="Times New Roman" w:hAnsi="Times New Roman" w:cs="Times New Roman"/>
          <w:b/>
          <w:sz w:val="24"/>
          <w:szCs w:val="24"/>
          <w:u w:val="single"/>
        </w:rPr>
        <w:t>.</w:t>
      </w:r>
    </w:p>
    <w:p w14:paraId="1A49EFEF" w14:textId="7BF3BEF1" w:rsidR="00E84BE8" w:rsidRDefault="004C434F" w:rsidP="00C71945">
      <w:pPr>
        <w:spacing w:line="240" w:lineRule="auto"/>
        <w:rPr>
          <w:rFonts w:ascii="Times New Roman" w:hAnsi="Times New Roman" w:cs="Times New Roman"/>
          <w:sz w:val="24"/>
          <w:szCs w:val="24"/>
        </w:rPr>
      </w:pPr>
      <w:r>
        <w:rPr>
          <w:rFonts w:ascii="Times New Roman" w:hAnsi="Times New Roman" w:cs="Times New Roman"/>
          <w:b/>
          <w:i/>
          <w:noProof/>
          <w:sz w:val="24"/>
          <w:szCs w:val="24"/>
        </w:rPr>
        <mc:AlternateContent>
          <mc:Choice Requires="wpg">
            <w:drawing>
              <wp:anchor distT="0" distB="0" distL="114300" distR="114300" simplePos="0" relativeHeight="251673600" behindDoc="1" locked="0" layoutInCell="1" allowOverlap="1" wp14:anchorId="50F1191D" wp14:editId="459555C0">
                <wp:simplePos x="0" y="0"/>
                <wp:positionH relativeFrom="column">
                  <wp:posOffset>0</wp:posOffset>
                </wp:positionH>
                <wp:positionV relativeFrom="paragraph">
                  <wp:posOffset>204915</wp:posOffset>
                </wp:positionV>
                <wp:extent cx="2285365" cy="1480725"/>
                <wp:effectExtent l="0" t="0" r="635" b="5715"/>
                <wp:wrapTight wrapText="bothSides">
                  <wp:wrapPolygon edited="0">
                    <wp:start x="0" y="0"/>
                    <wp:lineTo x="0" y="17792"/>
                    <wp:lineTo x="1620" y="18347"/>
                    <wp:lineTo x="1620" y="21405"/>
                    <wp:lineTo x="20706" y="21405"/>
                    <wp:lineTo x="21426" y="17792"/>
                    <wp:lineTo x="21426" y="0"/>
                    <wp:lineTo x="0" y="0"/>
                  </wp:wrapPolygon>
                </wp:wrapTight>
                <wp:docPr id="22" name="Group 22"/>
                <wp:cNvGraphicFramePr/>
                <a:graphic xmlns:a="http://schemas.openxmlformats.org/drawingml/2006/main">
                  <a:graphicData uri="http://schemas.microsoft.com/office/word/2010/wordprocessingGroup">
                    <wpg:wgp>
                      <wpg:cNvGrpSpPr/>
                      <wpg:grpSpPr>
                        <a:xfrm>
                          <a:off x="0" y="0"/>
                          <a:ext cx="2285365" cy="1480725"/>
                          <a:chOff x="0" y="0"/>
                          <a:chExt cx="2285365" cy="1480725"/>
                        </a:xfrm>
                      </wpg:grpSpPr>
                      <pic:pic xmlns:pic="http://schemas.openxmlformats.org/drawingml/2006/picture">
                        <pic:nvPicPr>
                          <pic:cNvPr id="7" name="Picture 7"/>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285365" cy="1228725"/>
                          </a:xfrm>
                          <a:prstGeom prst="rect">
                            <a:avLst/>
                          </a:prstGeom>
                        </pic:spPr>
                      </pic:pic>
                      <wps:wsp>
                        <wps:cNvPr id="21" name="Text Box 21"/>
                        <wps:cNvSpPr txBox="1"/>
                        <wps:spPr>
                          <a:xfrm>
                            <a:off x="211540" y="1262418"/>
                            <a:ext cx="1958069" cy="2183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2ABD8CF8" w14:textId="1661DF64" w:rsidR="00CA2C3B" w:rsidRPr="004C434F" w:rsidRDefault="00CA2C3B" w:rsidP="004C434F">
                              <w:pPr>
                                <w:jc w:val="center"/>
                                <w:rPr>
                                  <w:b/>
                                  <w:sz w:val="16"/>
                                </w:rPr>
                              </w:pPr>
                              <w:r>
                                <w:rPr>
                                  <w:b/>
                                  <w:sz w:val="16"/>
                                </w:rPr>
                                <w:t>Figure 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50F1191D" id="Group 22" o:spid="_x0000_s1032" style="position:absolute;margin-left:0;margin-top:16.15pt;width:179.95pt;height:116.6pt;z-index:-251642880" coordsize="22853,14807"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">
                <v:shape id="Picture 7" o:spid="_x0000_s1033" type="#_x0000_t75" style="position:absolute;width:22853;height:12287;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L6BMLDAAAA2gAAAA8AAABkcnMvZG93bnJldi54bWxEj09rwkAUxO8Fv8PyhF6K2VTwD6mrFEGs&#10;N92KeHxkX5O02bchu9H47V1B6HGYmd8wi1Vva3Gh1leOFbwnKQji3JmKCwXH781oDsIHZIO1Y1Jw&#10;Iw+r5eBlgZlxVz7QRYdCRAj7DBWUITSZlD4vyaJPXEMcvR/XWgxRtoU0LV4j3NZynKZTabHiuFBi&#10;Q+uS8j/dWQW/Wz2pjT7vqXs7nLrdWo/ZaqVeh/3nB4hAffgPP9tfRsEMHlfiDZDLO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QvoEwsMAAADaAAAADwAAAAAAAAAAAAAAAACf&#10;AgAAZHJzL2Rvd25yZXYueG1sUEsFBgAAAAAEAAQA9wAAAI8DAAAAAA==&#10;">
                  <v:imagedata r:id="rId14" o:title=""/>
                  <v:path arrowok="t"/>
                </v:shape>
                <v:shape id="Text Box 21" o:spid="_x0000_s1034" type="#_x0000_t202" style="position:absolute;left:2115;top:12624;width:19581;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Mo/sUA&#10;AADbAAAADwAAAGRycy9kb3ducmV2LnhtbESPQWvCQBSE70L/w/IKXkrdqNiW6CpSahVvNVrx9sg+&#10;k2D2bchuk/jvXaHgcZiZb5jZojOlaKh2hWUFw0EEgji1uuBMwT5ZvX6AcB5ZY2mZFFzJwWL+1Jth&#10;rG3LP9TsfCYChF2MCnLvq1hKl+Zk0A1sRRy8s60N+iDrTOoa2wA3pRxF0Zs0WHBYyLGiz5zSy+7P&#10;KDi9ZMet674P7Xgyrr7WTfL+qxOl+s/dcgrCU+cf4f/2RisYDeH+JfwAOb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wyj+xQAAANsAAAAPAAAAAAAAAAAAAAAAAJgCAABkcnMv&#10;ZG93bnJldi54bWxQSwUGAAAAAAQABAD1AAAAigMAAAAA&#10;" fillcolor="white [3201]" stroked="f" strokeweight=".5pt">
                  <v:textbox>
                    <w:txbxContent>
                      <w:p w14:paraId="2ABD8CF8" w14:textId="1661DF64" w:rsidR="004C434F" w:rsidRPr="004C434F" w:rsidRDefault="004C434F" w:rsidP="004C434F">
                        <w:pPr>
                          <w:jc w:val="center"/>
                          <w:rPr>
                            <w:b/>
                            <w:sz w:val="16"/>
                          </w:rPr>
                        </w:pPr>
                        <w:r>
                          <w:rPr>
                            <w:b/>
                            <w:sz w:val="16"/>
                          </w:rPr>
                          <w:t>Figure 3</w:t>
                        </w:r>
                      </w:p>
                    </w:txbxContent>
                  </v:textbox>
                </v:shape>
                <w10:wrap type="tight"/>
              </v:group>
            </w:pict>
          </mc:Fallback>
        </mc:AlternateContent>
      </w:r>
      <w:r w:rsidR="00C71945" w:rsidRPr="00C71945">
        <w:rPr>
          <w:rFonts w:ascii="Times New Roman" w:hAnsi="Times New Roman" w:cs="Times New Roman"/>
          <w:b/>
          <w:i/>
          <w:sz w:val="24"/>
          <w:szCs w:val="24"/>
        </w:rPr>
        <w:t xml:space="preserve">Neural network model </w:t>
      </w:r>
      <w:r w:rsidR="00D82991">
        <w:rPr>
          <w:rFonts w:ascii="Times New Roman" w:hAnsi="Times New Roman" w:cs="Times New Roman"/>
          <w:b/>
          <w:i/>
          <w:sz w:val="24"/>
          <w:szCs w:val="24"/>
        </w:rPr>
        <w:t xml:space="preserve">rationale and </w:t>
      </w:r>
      <w:r w:rsidR="00C71945" w:rsidRPr="00C71945">
        <w:rPr>
          <w:rFonts w:ascii="Times New Roman" w:hAnsi="Times New Roman" w:cs="Times New Roman"/>
          <w:b/>
          <w:i/>
          <w:sz w:val="24"/>
          <w:szCs w:val="24"/>
        </w:rPr>
        <w:t>specification</w:t>
      </w:r>
      <w:r w:rsidR="00C71945" w:rsidRPr="00C71945">
        <w:rPr>
          <w:rFonts w:ascii="Times New Roman" w:hAnsi="Times New Roman" w:cs="Times New Roman"/>
          <w:sz w:val="24"/>
          <w:szCs w:val="24"/>
        </w:rPr>
        <w:t>.</w:t>
      </w:r>
      <w:r w:rsidR="00C71945">
        <w:rPr>
          <w:rFonts w:ascii="Times New Roman" w:hAnsi="Times New Roman" w:cs="Times New Roman"/>
          <w:sz w:val="24"/>
          <w:szCs w:val="24"/>
        </w:rPr>
        <w:t xml:space="preserve"> The model architecture is depicted in Figure 3</w:t>
      </w:r>
      <w:r w:rsidR="00C71945" w:rsidRPr="00C71945">
        <w:rPr>
          <w:rFonts w:ascii="Times New Roman" w:hAnsi="Times New Roman" w:cs="Times New Roman"/>
          <w:sz w:val="24"/>
          <w:szCs w:val="24"/>
        </w:rPr>
        <w:t>. B</w:t>
      </w:r>
      <w:r w:rsidR="00C71945">
        <w:rPr>
          <w:rFonts w:ascii="Times New Roman" w:hAnsi="Times New Roman" w:cs="Times New Roman"/>
          <w:sz w:val="24"/>
          <w:szCs w:val="24"/>
        </w:rPr>
        <w:t>ased on</w:t>
      </w:r>
      <w:r w:rsidR="00C71945" w:rsidRPr="00C71945">
        <w:rPr>
          <w:rFonts w:ascii="Times New Roman" w:hAnsi="Times New Roman" w:cs="Times New Roman"/>
          <w:sz w:val="24"/>
          <w:szCs w:val="24"/>
        </w:rPr>
        <w:t xml:space="preserve"> </w:t>
      </w:r>
      <w:r w:rsidR="00D82991">
        <w:rPr>
          <w:rFonts w:ascii="Times New Roman" w:hAnsi="Times New Roman" w:cs="Times New Roman"/>
          <w:sz w:val="24"/>
          <w:szCs w:val="24"/>
        </w:rPr>
        <w:t>t</w:t>
      </w:r>
      <w:r w:rsidR="00C71945" w:rsidRPr="00C71945">
        <w:rPr>
          <w:rFonts w:ascii="Times New Roman" w:hAnsi="Times New Roman" w:cs="Times New Roman"/>
          <w:sz w:val="24"/>
          <w:szCs w:val="24"/>
        </w:rPr>
        <w:t xml:space="preserve">hree distinct neurocognitive pathways </w:t>
      </w:r>
      <w:r w:rsidR="00D82991">
        <w:rPr>
          <w:rFonts w:ascii="Times New Roman" w:hAnsi="Times New Roman" w:cs="Times New Roman"/>
          <w:sz w:val="24"/>
          <w:szCs w:val="24"/>
        </w:rPr>
        <w:t>hypothesized for distinct strategy uses</w:t>
      </w:r>
      <w:r w:rsidR="00E84BE8">
        <w:rPr>
          <w:rFonts w:ascii="Times New Roman" w:hAnsi="Times New Roman" w:cs="Times New Roman"/>
          <w:sz w:val="24"/>
          <w:szCs w:val="24"/>
        </w:rPr>
        <w:t xml:space="preserve"> (3a and 3b)</w:t>
      </w:r>
      <w:r w:rsidR="00D82991">
        <w:rPr>
          <w:rFonts w:ascii="Times New Roman" w:hAnsi="Times New Roman" w:cs="Times New Roman"/>
          <w:sz w:val="24"/>
          <w:szCs w:val="24"/>
        </w:rPr>
        <w:t>,</w:t>
      </w:r>
      <w:r w:rsidR="00C71945" w:rsidRPr="00C71945">
        <w:rPr>
          <w:rFonts w:ascii="Times New Roman" w:hAnsi="Times New Roman" w:cs="Times New Roman"/>
          <w:sz w:val="24"/>
          <w:szCs w:val="24"/>
        </w:rPr>
        <w:t xml:space="preserve"> including effortful counting strategies mediated by prefrontal working memory system (S1</w:t>
      </w:r>
      <w:r w:rsidR="00E84BE8">
        <w:rPr>
          <w:rFonts w:ascii="Times New Roman" w:hAnsi="Times New Roman" w:cs="Times New Roman"/>
          <w:sz w:val="24"/>
          <w:szCs w:val="24"/>
        </w:rPr>
        <w:t xml:space="preserve">; </w:t>
      </w:r>
      <w:r w:rsidR="00E84BE8" w:rsidRPr="00C71945">
        <w:rPr>
          <w:rFonts w:ascii="Times New Roman" w:hAnsi="Times New Roman" w:cs="Times New Roman"/>
          <w:sz w:val="24"/>
          <w:szCs w:val="24"/>
        </w:rPr>
        <w:t>dlPFC, dorsolateral prefrontal cortex</w:t>
      </w:r>
      <w:r w:rsidR="00C71945" w:rsidRPr="00C71945">
        <w:rPr>
          <w:rFonts w:ascii="Times New Roman" w:hAnsi="Times New Roman" w:cs="Times New Roman"/>
          <w:sz w:val="24"/>
          <w:szCs w:val="24"/>
        </w:rPr>
        <w:t>), hippocampal-dependent episodic-like memory retrieval (S2</w:t>
      </w:r>
      <w:r w:rsidR="00E84BE8">
        <w:rPr>
          <w:rFonts w:ascii="Times New Roman" w:hAnsi="Times New Roman" w:cs="Times New Roman"/>
          <w:sz w:val="24"/>
          <w:szCs w:val="24"/>
        </w:rPr>
        <w:t xml:space="preserve">; </w:t>
      </w:r>
      <w:r w:rsidR="00E84BE8" w:rsidRPr="00C71945">
        <w:rPr>
          <w:rFonts w:ascii="Times New Roman" w:hAnsi="Times New Roman" w:cs="Times New Roman"/>
          <w:sz w:val="24"/>
          <w:szCs w:val="24"/>
        </w:rPr>
        <w:t>MTL</w:t>
      </w:r>
      <w:r w:rsidR="00C71945" w:rsidRPr="00C71945">
        <w:rPr>
          <w:rFonts w:ascii="Times New Roman" w:hAnsi="Times New Roman" w:cs="Times New Roman"/>
          <w:sz w:val="24"/>
          <w:szCs w:val="24"/>
        </w:rPr>
        <w:t>), hippocampal-independent sema</w:t>
      </w:r>
      <w:r w:rsidR="00D82991">
        <w:rPr>
          <w:rFonts w:ascii="Times New Roman" w:hAnsi="Times New Roman" w:cs="Times New Roman"/>
          <w:sz w:val="24"/>
          <w:szCs w:val="24"/>
        </w:rPr>
        <w:t>ntic-like memory retrieval (S3</w:t>
      </w:r>
      <w:r w:rsidR="00E84BE8">
        <w:rPr>
          <w:rFonts w:ascii="Times New Roman" w:hAnsi="Times New Roman" w:cs="Times New Roman"/>
          <w:sz w:val="24"/>
          <w:szCs w:val="24"/>
        </w:rPr>
        <w:t xml:space="preserve">, </w:t>
      </w:r>
      <w:r w:rsidR="00E84BE8" w:rsidRPr="00C71945">
        <w:rPr>
          <w:rFonts w:ascii="Times New Roman" w:hAnsi="Times New Roman" w:cs="Times New Roman"/>
          <w:sz w:val="24"/>
          <w:szCs w:val="24"/>
        </w:rPr>
        <w:t>PPC, posterior parietal cortex</w:t>
      </w:r>
      <w:r w:rsidR="00D82991">
        <w:rPr>
          <w:rFonts w:ascii="Times New Roman" w:hAnsi="Times New Roman" w:cs="Times New Roman"/>
          <w:sz w:val="24"/>
          <w:szCs w:val="24"/>
        </w:rPr>
        <w:t>), we established feedforward NN models</w:t>
      </w:r>
      <w:r w:rsidR="00C71945" w:rsidRPr="00C71945">
        <w:rPr>
          <w:rFonts w:ascii="Times New Roman" w:hAnsi="Times New Roman" w:cs="Times New Roman"/>
          <w:sz w:val="24"/>
          <w:szCs w:val="24"/>
        </w:rPr>
        <w:t xml:space="preserve"> </w:t>
      </w:r>
      <w:r w:rsidR="00E84BE8">
        <w:rPr>
          <w:rFonts w:ascii="Times New Roman" w:hAnsi="Times New Roman" w:cs="Times New Roman"/>
          <w:sz w:val="24"/>
          <w:szCs w:val="24"/>
        </w:rPr>
        <w:t>with back propagation</w:t>
      </w:r>
      <w:r w:rsidR="00C71945" w:rsidRPr="00C71945">
        <w:rPr>
          <w:rFonts w:ascii="Times New Roman" w:hAnsi="Times New Roman" w:cs="Times New Roman"/>
          <w:sz w:val="24"/>
          <w:szCs w:val="24"/>
        </w:rPr>
        <w:t>. Twenty-two input nodes were used to provide distributed representations of two separate digits, and 3 hidden layers (20 units in each) were</w:t>
      </w:r>
      <w:r w:rsidR="00E84BE8">
        <w:rPr>
          <w:rFonts w:ascii="Times New Roman" w:hAnsi="Times New Roman" w:cs="Times New Roman"/>
          <w:sz w:val="24"/>
          <w:szCs w:val="24"/>
        </w:rPr>
        <w:t xml:space="preserve"> employed to simulate three</w:t>
      </w:r>
      <w:r w:rsidR="00C71945" w:rsidRPr="00C71945">
        <w:rPr>
          <w:rFonts w:ascii="Times New Roman" w:hAnsi="Times New Roman" w:cs="Times New Roman"/>
          <w:sz w:val="24"/>
          <w:szCs w:val="24"/>
        </w:rPr>
        <w:t xml:space="preserve"> pathways for multiple strategies used for arithmetic problem solving. Another 20 hidden units were also used to associate inputs and output patterns (18 units) coming from three pathways. Information from input to output is feedforward and each hidden layer is self-connecte</w:t>
      </w:r>
      <w:r w:rsidR="00E84BE8">
        <w:rPr>
          <w:rFonts w:ascii="Times New Roman" w:hAnsi="Times New Roman" w:cs="Times New Roman"/>
          <w:sz w:val="24"/>
          <w:szCs w:val="24"/>
        </w:rPr>
        <w:t>d. The efficiency of each pathway is controlled by a set of input units to provide differential additional potentiation because units in each pathway were associated with large negative bias.</w:t>
      </w:r>
    </w:p>
    <w:p w14:paraId="21865488" w14:textId="77777777" w:rsidR="008B2E52" w:rsidRDefault="00776C1E" w:rsidP="00C71945">
      <w:pPr>
        <w:spacing w:line="240" w:lineRule="auto"/>
        <w:rPr>
          <w:rFonts w:ascii="Times New Roman" w:hAnsi="Times New Roman" w:cs="Times New Roman"/>
          <w:sz w:val="24"/>
          <w:szCs w:val="24"/>
        </w:rPr>
      </w:pPr>
      <w:r>
        <w:rPr>
          <w:rFonts w:ascii="Times New Roman" w:hAnsi="Times New Roman" w:cs="Times New Roman"/>
          <w:b/>
          <w:i/>
          <w:sz w:val="24"/>
          <w:szCs w:val="24"/>
        </w:rPr>
        <w:t>Model training and testing</w:t>
      </w:r>
      <w:r w:rsidR="00E84BE8">
        <w:rPr>
          <w:rFonts w:ascii="Times New Roman" w:hAnsi="Times New Roman" w:cs="Times New Roman"/>
          <w:sz w:val="24"/>
          <w:szCs w:val="24"/>
        </w:rPr>
        <w:t xml:space="preserve">. </w:t>
      </w:r>
      <w:r>
        <w:rPr>
          <w:rFonts w:ascii="Times New Roman" w:hAnsi="Times New Roman" w:cs="Times New Roman"/>
          <w:sz w:val="24"/>
          <w:szCs w:val="24"/>
        </w:rPr>
        <w:t xml:space="preserve">Different models are trained to associate two number representations at input layer to one answer representation at output (44 problems in total). </w:t>
      </w:r>
      <w:r w:rsidR="008B2E52">
        <w:rPr>
          <w:rFonts w:ascii="Times New Roman" w:hAnsi="Times New Roman" w:cs="Times New Roman"/>
          <w:sz w:val="24"/>
          <w:szCs w:val="24"/>
        </w:rPr>
        <w:t>After training, differences across</w:t>
      </w:r>
      <w:r>
        <w:rPr>
          <w:rFonts w:ascii="Times New Roman" w:hAnsi="Times New Roman" w:cs="Times New Roman"/>
          <w:sz w:val="24"/>
          <w:szCs w:val="24"/>
        </w:rPr>
        <w:t xml:space="preserve"> age groups (Child T1</w:t>
      </w:r>
      <w:r w:rsidR="00405893">
        <w:rPr>
          <w:rFonts w:ascii="Times New Roman" w:hAnsi="Times New Roman" w:cs="Times New Roman"/>
          <w:sz w:val="24"/>
          <w:szCs w:val="24"/>
        </w:rPr>
        <w:t>, Child</w:t>
      </w:r>
      <w:r>
        <w:rPr>
          <w:rFonts w:ascii="Times New Roman" w:hAnsi="Times New Roman" w:cs="Times New Roman"/>
          <w:sz w:val="24"/>
          <w:szCs w:val="24"/>
        </w:rPr>
        <w:t xml:space="preserve"> T2, Adolescent and Adult) are manipulated by the proportion of pathways used to solve the</w:t>
      </w:r>
      <w:r w:rsidR="008B2E52">
        <w:rPr>
          <w:rFonts w:ascii="Times New Roman" w:hAnsi="Times New Roman" w:cs="Times New Roman"/>
          <w:sz w:val="24"/>
          <w:szCs w:val="24"/>
        </w:rPr>
        <w:t xml:space="preserve"> 44</w:t>
      </w:r>
      <w:r>
        <w:rPr>
          <w:rFonts w:ascii="Times New Roman" w:hAnsi="Times New Roman" w:cs="Times New Roman"/>
          <w:sz w:val="24"/>
          <w:szCs w:val="24"/>
        </w:rPr>
        <w:t xml:space="preserve"> arithmetic problems. </w:t>
      </w:r>
      <w:r w:rsidR="00121D75">
        <w:rPr>
          <w:rFonts w:ascii="Times New Roman" w:hAnsi="Times New Roman" w:cs="Times New Roman"/>
          <w:sz w:val="24"/>
          <w:szCs w:val="24"/>
        </w:rPr>
        <w:t>Based on data from previous study (Qin et al., 2014), f</w:t>
      </w:r>
      <w:r w:rsidR="00405893">
        <w:rPr>
          <w:rFonts w:ascii="Times New Roman" w:hAnsi="Times New Roman" w:cs="Times New Roman"/>
          <w:sz w:val="24"/>
          <w:szCs w:val="24"/>
        </w:rPr>
        <w:t>rom Child</w:t>
      </w:r>
      <w:r w:rsidR="00121D75">
        <w:rPr>
          <w:rFonts w:ascii="Times New Roman" w:hAnsi="Times New Roman" w:cs="Times New Roman"/>
          <w:sz w:val="24"/>
          <w:szCs w:val="24"/>
        </w:rPr>
        <w:t xml:space="preserve"> T1 to Adult, the proportion of using the most efficient S3 pathway gradually increases. </w:t>
      </w:r>
      <w:r w:rsidR="00E84BE8">
        <w:rPr>
          <w:rFonts w:ascii="Times New Roman" w:hAnsi="Times New Roman" w:cs="Times New Roman"/>
          <w:sz w:val="24"/>
          <w:szCs w:val="24"/>
        </w:rPr>
        <w:t xml:space="preserve">The absolute output value on target </w:t>
      </w:r>
      <w:r w:rsidR="00B754AE">
        <w:rPr>
          <w:rFonts w:ascii="Times New Roman" w:hAnsi="Times New Roman" w:cs="Times New Roman"/>
          <w:sz w:val="24"/>
          <w:szCs w:val="24"/>
        </w:rPr>
        <w:t>unit</w:t>
      </w:r>
      <w:r>
        <w:rPr>
          <w:rFonts w:ascii="Times New Roman" w:hAnsi="Times New Roman" w:cs="Times New Roman"/>
          <w:sz w:val="24"/>
          <w:szCs w:val="24"/>
        </w:rPr>
        <w:t xml:space="preserve"> is recorded to score the accuracy and latency of the model.</w:t>
      </w:r>
    </w:p>
    <w:p w14:paraId="39659B6E" w14:textId="3485311E" w:rsidR="00121D75" w:rsidRDefault="004C434F" w:rsidP="00C71945">
      <w:pPr>
        <w:spacing w:line="240" w:lineRule="auto"/>
        <w:rPr>
          <w:rFonts w:ascii="Times New Roman" w:hAnsi="Times New Roman" w:cs="Times New Roman"/>
          <w:sz w:val="24"/>
          <w:szCs w:val="24"/>
        </w:rPr>
      </w:pPr>
      <w:r>
        <w:rPr>
          <w:rFonts w:ascii="Times New Roman" w:hAnsi="Times New Roman" w:cs="Times New Roman"/>
          <w:b/>
          <w:i/>
          <w:noProof/>
          <w:sz w:val="24"/>
          <w:szCs w:val="24"/>
        </w:rPr>
        <mc:AlternateContent>
          <mc:Choice Requires="wpg">
            <w:drawing>
              <wp:anchor distT="0" distB="0" distL="114300" distR="114300" simplePos="0" relativeHeight="251676672" behindDoc="1" locked="0" layoutInCell="1" allowOverlap="1" wp14:anchorId="74BA2476" wp14:editId="25CD13FC">
                <wp:simplePos x="0" y="0"/>
                <wp:positionH relativeFrom="column">
                  <wp:posOffset>0</wp:posOffset>
                </wp:positionH>
                <wp:positionV relativeFrom="paragraph">
                  <wp:posOffset>559435</wp:posOffset>
                </wp:positionV>
                <wp:extent cx="2743200" cy="1589405"/>
                <wp:effectExtent l="0" t="0" r="0" b="0"/>
                <wp:wrapTight wrapText="bothSides">
                  <wp:wrapPolygon edited="0">
                    <wp:start x="0" y="0"/>
                    <wp:lineTo x="0" y="18640"/>
                    <wp:lineTo x="2250" y="20711"/>
                    <wp:lineTo x="2250" y="21229"/>
                    <wp:lineTo x="21450" y="21229"/>
                    <wp:lineTo x="21450" y="0"/>
                    <wp:lineTo x="0" y="0"/>
                  </wp:wrapPolygon>
                </wp:wrapTight>
                <wp:docPr id="24" name="Group 24"/>
                <wp:cNvGraphicFramePr/>
                <a:graphic xmlns:a="http://schemas.openxmlformats.org/drawingml/2006/main">
                  <a:graphicData uri="http://schemas.microsoft.com/office/word/2010/wordprocessingGroup">
                    <wpg:wgp>
                      <wpg:cNvGrpSpPr/>
                      <wpg:grpSpPr>
                        <a:xfrm>
                          <a:off x="0" y="0"/>
                          <a:ext cx="2743200" cy="1589405"/>
                          <a:chOff x="0" y="0"/>
                          <a:chExt cx="2743200" cy="1589907"/>
                        </a:xfrm>
                      </wpg:grpSpPr>
                      <pic:pic xmlns:pic="http://schemas.openxmlformats.org/drawingml/2006/picture">
                        <pic:nvPicPr>
                          <pic:cNvPr id="8" name="Picture 8"/>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43200" cy="1371600"/>
                          </a:xfrm>
                          <a:prstGeom prst="rect">
                            <a:avLst/>
                          </a:prstGeom>
                          <a:noFill/>
                          <a:ln>
                            <a:noFill/>
                          </a:ln>
                        </pic:spPr>
                      </pic:pic>
                      <wps:wsp>
                        <wps:cNvPr id="23" name="Text Box 23"/>
                        <wps:cNvSpPr txBox="1"/>
                        <wps:spPr>
                          <a:xfrm>
                            <a:off x="320723" y="1371600"/>
                            <a:ext cx="2388358" cy="218307"/>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p w14:paraId="3A121174" w14:textId="531050A5" w:rsidR="00CA2C3B" w:rsidRPr="004C434F" w:rsidRDefault="00CA2C3B" w:rsidP="004C434F">
                              <w:pPr>
                                <w:jc w:val="center"/>
                                <w:rPr>
                                  <w:b/>
                                  <w:sz w:val="16"/>
                                </w:rPr>
                              </w:pPr>
                              <w:r>
                                <w:rPr>
                                  <w:b/>
                                  <w:sz w:val="16"/>
                                </w:rPr>
                                <w:t>Figure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xmlns:w15="http://schemas.microsoft.com/office/word/2012/wordml">
            <w:pict>
              <v:group w14:anchorId="74BA2476" id="Group 24" o:spid="_x0000_s1035" style="position:absolute;margin-left:0;margin-top:44.05pt;width:3in;height:125.15pt;z-index:-251639808" coordsize="27432,15899" o:gfxdata="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">
                <v:shape id="Picture 8" o:spid="_x0000_s1036" type="#_x0000_t75" style="position:absolute;width:27432;height:137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KZRWvBAAAA2gAAAA8AAABkcnMvZG93bnJldi54bWxET01rwkAQvQv+h2UEb7qJ2iCpq4gieKm1&#10;sRSPQ3aaRLOzIbvG9N93D4UeH+97telNLTpqXWVZQTyNQBDnVldcKPi8HCZLEM4ja6wtk4IfcrBZ&#10;DwcrTLV98gd1mS9ECGGXooLS+yaV0uUlGXRT2xAH7tu2Bn2AbSF1i88Qbmo5i6JEGqw4NJTY0K6k&#10;/J49jIIzxrfFrbq+vJ396f2U7K/9/Guh1HjUb19BeOr9v/jPfdQKwtZwJdwAuf4F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LKZRWvBAAAA2gAAAA8AAAAAAAAAAAAAAAAAnwIA&#10;AGRycy9kb3ducmV2LnhtbFBLBQYAAAAABAAEAPcAAACNAwAAAAA=&#10;">
                  <v:imagedata r:id="rId16" o:title=""/>
                  <v:path arrowok="t"/>
                </v:shape>
                <v:shape id="Text Box 23" o:spid="_x0000_s1037" type="#_x0000_t202" style="position:absolute;left:3207;top:13716;width:23883;height:21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F0TEsUA&#10;AADbAAAADwAAAGRycy9kb3ducmV2LnhtbESPT2vCQBTE74LfYXlCL6KbGtpKdJVS+ke8abTF2yP7&#10;TILZtyG7TdJv7xYEj8PM/IZZrntTiZYaV1pW8DiNQBBnVpecKzikH5M5COeRNVaWScEfOVivhoMl&#10;Jtp2vKN273MRIOwSVFB4XydSuqwgg25qa+LgnW1j0AfZ5FI32AW4qeQsip6lwZLDQoE1vRWUXfa/&#10;RsFpnP9sXf957OKnuH7/atOXb50q9TDqXxcgPPX+Hr61N1rBLIb/L+EHyN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XRMSxQAAANsAAAAPAAAAAAAAAAAAAAAAAJgCAABkcnMv&#10;ZG93bnJldi54bWxQSwUGAAAAAAQABAD1AAAAigMAAAAA&#10;" fillcolor="white [3201]" stroked="f" strokeweight=".5pt">
                  <v:textbox>
                    <w:txbxContent>
                      <w:p w14:paraId="3A121174" w14:textId="531050A5" w:rsidR="004C434F" w:rsidRPr="004C434F" w:rsidRDefault="004C434F" w:rsidP="004C434F">
                        <w:pPr>
                          <w:jc w:val="center"/>
                          <w:rPr>
                            <w:b/>
                            <w:sz w:val="16"/>
                          </w:rPr>
                        </w:pPr>
                        <w:r>
                          <w:rPr>
                            <w:b/>
                            <w:sz w:val="16"/>
                          </w:rPr>
                          <w:t>Figure 4</w:t>
                        </w:r>
                      </w:p>
                    </w:txbxContent>
                  </v:textbox>
                </v:shape>
                <w10:wrap type="tight"/>
              </v:group>
            </w:pict>
          </mc:Fallback>
        </mc:AlternateContent>
      </w:r>
      <w:r w:rsidR="00121D75">
        <w:rPr>
          <w:rFonts w:ascii="Times New Roman" w:hAnsi="Times New Roman" w:cs="Times New Roman"/>
          <w:b/>
          <w:i/>
          <w:sz w:val="24"/>
          <w:szCs w:val="24"/>
        </w:rPr>
        <w:t>P</w:t>
      </w:r>
      <w:r w:rsidR="008B2E52" w:rsidRPr="008B2E52">
        <w:rPr>
          <w:rFonts w:ascii="Times New Roman" w:hAnsi="Times New Roman" w:cs="Times New Roman"/>
          <w:b/>
          <w:i/>
          <w:sz w:val="24"/>
          <w:szCs w:val="24"/>
        </w:rPr>
        <w:t>reliminary results</w:t>
      </w:r>
      <w:r w:rsidR="00121D75">
        <w:rPr>
          <w:rFonts w:ascii="Times New Roman" w:hAnsi="Times New Roman" w:cs="Times New Roman"/>
          <w:b/>
          <w:i/>
          <w:sz w:val="24"/>
          <w:szCs w:val="24"/>
        </w:rPr>
        <w:t xml:space="preserve"> and expected outcomes</w:t>
      </w:r>
      <w:r w:rsidR="008B2E52">
        <w:rPr>
          <w:rFonts w:ascii="Times New Roman" w:hAnsi="Times New Roman" w:cs="Times New Roman"/>
          <w:sz w:val="24"/>
          <w:szCs w:val="24"/>
        </w:rPr>
        <w:t xml:space="preserve">. Only manipulating the pathway efficiency for different strategies, we are able to disentangle effects of using multiple strategies and other learning-related differences across age groups. </w:t>
      </w:r>
      <w:r w:rsidR="00121D75">
        <w:rPr>
          <w:rFonts w:ascii="Times New Roman" w:hAnsi="Times New Roman" w:cs="Times New Roman"/>
          <w:sz w:val="24"/>
          <w:szCs w:val="24"/>
        </w:rPr>
        <w:t>We conducted some preliminary tests for the face validity of the models, and showed that with moderate amount of training, the efficiency of different pathways showed large effects on learning</w:t>
      </w:r>
      <w:r w:rsidR="008B2E52">
        <w:rPr>
          <w:rFonts w:ascii="Times New Roman" w:hAnsi="Times New Roman" w:cs="Times New Roman"/>
          <w:sz w:val="24"/>
          <w:szCs w:val="24"/>
        </w:rPr>
        <w:t xml:space="preserve"> </w:t>
      </w:r>
      <w:r w:rsidR="00121D75">
        <w:rPr>
          <w:rFonts w:ascii="Times New Roman" w:hAnsi="Times New Roman" w:cs="Times New Roman"/>
          <w:sz w:val="24"/>
          <w:szCs w:val="24"/>
        </w:rPr>
        <w:t>so different age groups show predicted behavioral discrepancies on accuracy (Figure 4). But with extensive training, the effect of efficiency diminishes yielding ceiling effects for all age groups on accuracy.</w:t>
      </w:r>
      <w:r w:rsidR="00405893">
        <w:rPr>
          <w:rFonts w:ascii="Times New Roman" w:hAnsi="Times New Roman" w:cs="Times New Roman"/>
          <w:sz w:val="24"/>
          <w:szCs w:val="24"/>
        </w:rPr>
        <w:t xml:space="preserve"> We also predict age group difference on response latency that adolescent and adult groups should show faster </w:t>
      </w:r>
      <w:r w:rsidR="00405893">
        <w:rPr>
          <w:rFonts w:ascii="Times New Roman" w:hAnsi="Times New Roman" w:cs="Times New Roman"/>
          <w:sz w:val="24"/>
          <w:szCs w:val="24"/>
        </w:rPr>
        <w:lastRenderedPageBreak/>
        <w:t>responses than two child groups. Also, because adolescent and adult groups use the most efficient retrieval strategy dominantly, we predict that the trial-by-trial latency variance should be smaller than two child groups.</w:t>
      </w:r>
    </w:p>
    <w:p w14:paraId="0A08A361" w14:textId="77777777" w:rsidR="00C71945" w:rsidRDefault="00405893" w:rsidP="00C71945">
      <w:pPr>
        <w:spacing w:line="240" w:lineRule="auto"/>
        <w:rPr>
          <w:rFonts w:ascii="Times New Roman" w:hAnsi="Times New Roman" w:cs="Times New Roman"/>
          <w:sz w:val="24"/>
          <w:szCs w:val="24"/>
        </w:rPr>
      </w:pPr>
      <w:r w:rsidRPr="00DB3C71">
        <w:rPr>
          <w:rFonts w:ascii="Times New Roman" w:hAnsi="Times New Roman" w:cs="Times New Roman"/>
          <w:b/>
          <w:sz w:val="24"/>
          <w:szCs w:val="24"/>
          <w:u w:val="single"/>
        </w:rPr>
        <w:t xml:space="preserve">Aim 2: Account for the neurobiological changes in neural activity </w:t>
      </w:r>
      <w:r>
        <w:rPr>
          <w:rFonts w:ascii="Times New Roman" w:hAnsi="Times New Roman" w:cs="Times New Roman"/>
          <w:b/>
          <w:sz w:val="24"/>
          <w:szCs w:val="24"/>
          <w:u w:val="single"/>
        </w:rPr>
        <w:t>patterns</w:t>
      </w:r>
      <w:r w:rsidRPr="00DB3C71">
        <w:rPr>
          <w:rFonts w:ascii="Times New Roman" w:hAnsi="Times New Roman" w:cs="Times New Roman"/>
          <w:b/>
          <w:sz w:val="24"/>
          <w:szCs w:val="24"/>
          <w:u w:val="single"/>
        </w:rPr>
        <w:t xml:space="preserve"> in different brain systems </w:t>
      </w:r>
      <w:r>
        <w:rPr>
          <w:rFonts w:ascii="Times New Roman" w:hAnsi="Times New Roman" w:cs="Times New Roman"/>
          <w:b/>
          <w:sz w:val="24"/>
          <w:szCs w:val="24"/>
          <w:u w:val="single"/>
        </w:rPr>
        <w:t>throughout development</w:t>
      </w:r>
      <w:r w:rsidRPr="00DB3C71">
        <w:rPr>
          <w:rFonts w:ascii="Times New Roman" w:hAnsi="Times New Roman" w:cs="Times New Roman"/>
          <w:b/>
          <w:sz w:val="24"/>
          <w:szCs w:val="24"/>
          <w:u w:val="single"/>
        </w:rPr>
        <w:t>.</w:t>
      </w:r>
      <w:r>
        <w:rPr>
          <w:rFonts w:ascii="Times New Roman" w:hAnsi="Times New Roman" w:cs="Times New Roman"/>
          <w:sz w:val="24"/>
          <w:szCs w:val="24"/>
        </w:rPr>
        <w:t xml:space="preserve"> </w:t>
      </w:r>
      <w:r w:rsidR="00121D75">
        <w:rPr>
          <w:rFonts w:ascii="Times New Roman" w:hAnsi="Times New Roman" w:cs="Times New Roman"/>
          <w:sz w:val="24"/>
          <w:szCs w:val="24"/>
        </w:rPr>
        <w:t xml:space="preserve"> </w:t>
      </w:r>
      <w:r w:rsidR="00E84BE8">
        <w:rPr>
          <w:rFonts w:ascii="Times New Roman" w:hAnsi="Times New Roman" w:cs="Times New Roman"/>
          <w:sz w:val="24"/>
          <w:szCs w:val="24"/>
        </w:rPr>
        <w:t xml:space="preserve"> </w:t>
      </w:r>
    </w:p>
    <w:p w14:paraId="0870809B" w14:textId="77777777" w:rsidR="00C71945" w:rsidRDefault="00405893" w:rsidP="00C71945">
      <w:pPr>
        <w:spacing w:line="240" w:lineRule="auto"/>
        <w:rPr>
          <w:rFonts w:ascii="Times New Roman" w:hAnsi="Times New Roman" w:cs="Times New Roman"/>
          <w:sz w:val="24"/>
          <w:szCs w:val="24"/>
        </w:rPr>
      </w:pPr>
      <w:r w:rsidRPr="00C71945">
        <w:rPr>
          <w:rFonts w:ascii="Times New Roman" w:hAnsi="Times New Roman" w:cs="Times New Roman"/>
          <w:b/>
          <w:i/>
          <w:sz w:val="24"/>
          <w:szCs w:val="24"/>
        </w:rPr>
        <w:t xml:space="preserve">Neural network model </w:t>
      </w:r>
      <w:r>
        <w:rPr>
          <w:rFonts w:ascii="Times New Roman" w:hAnsi="Times New Roman" w:cs="Times New Roman"/>
          <w:b/>
          <w:i/>
          <w:sz w:val="24"/>
          <w:szCs w:val="24"/>
        </w:rPr>
        <w:t xml:space="preserve">rationale and </w:t>
      </w:r>
      <w:r w:rsidRPr="00C71945">
        <w:rPr>
          <w:rFonts w:ascii="Times New Roman" w:hAnsi="Times New Roman" w:cs="Times New Roman"/>
          <w:b/>
          <w:i/>
          <w:sz w:val="24"/>
          <w:szCs w:val="24"/>
        </w:rPr>
        <w:t>specification</w:t>
      </w:r>
      <w:r w:rsidRPr="00C71945">
        <w:rPr>
          <w:rFonts w:ascii="Times New Roman" w:hAnsi="Times New Roman" w:cs="Times New Roman"/>
          <w:sz w:val="24"/>
          <w:szCs w:val="24"/>
        </w:rPr>
        <w:t>.</w:t>
      </w:r>
      <w:r>
        <w:rPr>
          <w:rFonts w:ascii="Times New Roman" w:hAnsi="Times New Roman" w:cs="Times New Roman"/>
          <w:sz w:val="24"/>
          <w:szCs w:val="24"/>
        </w:rPr>
        <w:t xml:space="preserve"> The same NN models will be used.</w:t>
      </w:r>
    </w:p>
    <w:p w14:paraId="5F026EE8" w14:textId="77777777" w:rsidR="00405893" w:rsidRDefault="00405893" w:rsidP="00C71945">
      <w:pPr>
        <w:spacing w:line="240" w:lineRule="auto"/>
        <w:rPr>
          <w:rFonts w:ascii="Times New Roman" w:hAnsi="Times New Roman" w:cs="Times New Roman"/>
          <w:sz w:val="24"/>
          <w:szCs w:val="24"/>
        </w:rPr>
      </w:pPr>
      <w:r w:rsidRPr="00405893">
        <w:rPr>
          <w:rFonts w:ascii="Times New Roman" w:hAnsi="Times New Roman" w:cs="Times New Roman"/>
          <w:b/>
          <w:i/>
          <w:sz w:val="24"/>
          <w:szCs w:val="24"/>
        </w:rPr>
        <w:t>Neural activity analysis in the model</w:t>
      </w:r>
      <w:r>
        <w:rPr>
          <w:rFonts w:ascii="Times New Roman" w:hAnsi="Times New Roman" w:cs="Times New Roman"/>
          <w:b/>
          <w:i/>
          <w:sz w:val="24"/>
          <w:szCs w:val="24"/>
        </w:rPr>
        <w:t xml:space="preserve"> and human subjects</w:t>
      </w:r>
      <w:r>
        <w:rPr>
          <w:rFonts w:ascii="Times New Roman" w:hAnsi="Times New Roman" w:cs="Times New Roman"/>
          <w:sz w:val="24"/>
          <w:szCs w:val="24"/>
        </w:rPr>
        <w:t xml:space="preserve">. </w:t>
      </w:r>
      <w:r w:rsidRPr="00A50A59">
        <w:rPr>
          <w:rFonts w:ascii="Times New Roman" w:hAnsi="Times New Roman" w:cs="Times New Roman"/>
          <w:sz w:val="24"/>
          <w:szCs w:val="24"/>
          <w:u w:val="single"/>
        </w:rPr>
        <w:t>In the NN models</w:t>
      </w:r>
      <w:r>
        <w:rPr>
          <w:rFonts w:ascii="Times New Roman" w:hAnsi="Times New Roman" w:cs="Times New Roman"/>
          <w:sz w:val="24"/>
          <w:szCs w:val="24"/>
        </w:rPr>
        <w:t xml:space="preserve">, absolute activation values on hidden units will be recorded to be analogously compared to human fMRI data. </w:t>
      </w:r>
      <w:r w:rsidR="00A50A59">
        <w:rPr>
          <w:rFonts w:ascii="Times New Roman" w:hAnsi="Times New Roman" w:cs="Times New Roman"/>
          <w:sz w:val="24"/>
          <w:szCs w:val="24"/>
        </w:rPr>
        <w:t xml:space="preserve">We will extract the mean activation values in all three pathways for all four age groups to reveal the developmental changes. </w:t>
      </w:r>
      <w:r w:rsidR="00A50A59" w:rsidRPr="00A50A59">
        <w:rPr>
          <w:rFonts w:ascii="Times New Roman" w:hAnsi="Times New Roman" w:cs="Times New Roman"/>
          <w:sz w:val="24"/>
          <w:szCs w:val="24"/>
          <w:u w:val="single"/>
        </w:rPr>
        <w:t>For the fMRI data on human subjects</w:t>
      </w:r>
      <w:r w:rsidR="00A50A59">
        <w:rPr>
          <w:rFonts w:ascii="Times New Roman" w:hAnsi="Times New Roman" w:cs="Times New Roman"/>
          <w:sz w:val="24"/>
          <w:szCs w:val="24"/>
        </w:rPr>
        <w:t xml:space="preserve">, data analysis was based on a total of 68 children, adolescents and adults participated in a published study in our lab; and 28 children with scanned twice as child T1 and T2 (Qin et al., 2014). Univariate general linear model analysis (GLM) will be used to identified group differences in activation, and multi-voxel pattern analysis (MVPA) will also conduced to search for brain regions showing high classifications of multi-group identities. </w:t>
      </w:r>
    </w:p>
    <w:p w14:paraId="7B65A7C0" w14:textId="77777777" w:rsidR="00A50A59" w:rsidRDefault="00A50A59" w:rsidP="00C71945">
      <w:pPr>
        <w:spacing w:line="240" w:lineRule="auto"/>
        <w:rPr>
          <w:rFonts w:ascii="Times New Roman" w:hAnsi="Times New Roman" w:cs="Times New Roman"/>
          <w:sz w:val="24"/>
          <w:szCs w:val="24"/>
        </w:rPr>
      </w:pPr>
      <w:r w:rsidRPr="00A50A59">
        <w:rPr>
          <w:rFonts w:ascii="Times New Roman" w:hAnsi="Times New Roman" w:cs="Times New Roman"/>
          <w:b/>
          <w:i/>
          <w:sz w:val="24"/>
          <w:szCs w:val="24"/>
        </w:rPr>
        <w:t xml:space="preserve">Neural </w:t>
      </w:r>
      <w:r w:rsidR="009D19BA">
        <w:rPr>
          <w:rFonts w:ascii="Times New Roman" w:hAnsi="Times New Roman" w:cs="Times New Roman"/>
          <w:b/>
          <w:i/>
          <w:sz w:val="24"/>
          <w:szCs w:val="24"/>
        </w:rPr>
        <w:t>re</w:t>
      </w:r>
      <w:r w:rsidRPr="00A50A59">
        <w:rPr>
          <w:rFonts w:ascii="Times New Roman" w:hAnsi="Times New Roman" w:cs="Times New Roman"/>
          <w:b/>
          <w:i/>
          <w:sz w:val="24"/>
          <w:szCs w:val="24"/>
        </w:rPr>
        <w:t>presentational stability analysis</w:t>
      </w:r>
      <w:r>
        <w:rPr>
          <w:rFonts w:ascii="Times New Roman" w:hAnsi="Times New Roman" w:cs="Times New Roman"/>
          <w:sz w:val="24"/>
          <w:szCs w:val="24"/>
        </w:rPr>
        <w:t xml:space="preserve">. </w:t>
      </w:r>
      <w:r w:rsidRPr="00A50A59">
        <w:rPr>
          <w:rFonts w:ascii="Times New Roman" w:hAnsi="Times New Roman" w:cs="Times New Roman"/>
          <w:sz w:val="24"/>
          <w:szCs w:val="24"/>
          <w:u w:val="single"/>
        </w:rPr>
        <w:t>In the NN models</w:t>
      </w:r>
      <w:r>
        <w:rPr>
          <w:rFonts w:ascii="Times New Roman" w:hAnsi="Times New Roman" w:cs="Times New Roman"/>
          <w:sz w:val="24"/>
          <w:szCs w:val="24"/>
        </w:rPr>
        <w:t xml:space="preserve">, </w:t>
      </w:r>
      <w:r w:rsidR="009D19BA">
        <w:rPr>
          <w:rFonts w:ascii="Times New Roman" w:hAnsi="Times New Roman" w:cs="Times New Roman"/>
          <w:sz w:val="24"/>
          <w:szCs w:val="24"/>
        </w:rPr>
        <w:t>Activation values of each testing problem of hidden units will be used to compute a problem-by-problem similarity matrix across all units within each pathway. Therefore, we will obtain three similarity matrices (S1-S3) for every age group as the interproblem</w:t>
      </w:r>
      <w:r w:rsidR="00AB1CB2">
        <w:rPr>
          <w:rFonts w:ascii="Times New Roman" w:hAnsi="Times New Roman" w:cs="Times New Roman"/>
          <w:sz w:val="24"/>
          <w:szCs w:val="24"/>
        </w:rPr>
        <w:t xml:space="preserve"> representational</w:t>
      </w:r>
      <w:r w:rsidR="009D19BA">
        <w:rPr>
          <w:rFonts w:ascii="Times New Roman" w:hAnsi="Times New Roman" w:cs="Times New Roman"/>
          <w:sz w:val="24"/>
          <w:szCs w:val="24"/>
        </w:rPr>
        <w:t xml:space="preserve"> stability measures. </w:t>
      </w:r>
      <w:r w:rsidR="009D19BA" w:rsidRPr="00A50A59">
        <w:rPr>
          <w:rFonts w:ascii="Times New Roman" w:hAnsi="Times New Roman" w:cs="Times New Roman"/>
          <w:sz w:val="24"/>
          <w:szCs w:val="24"/>
          <w:u w:val="single"/>
        </w:rPr>
        <w:t>For the fMRI data on human subjects</w:t>
      </w:r>
      <w:r w:rsidR="009D19BA">
        <w:rPr>
          <w:rFonts w:ascii="Times New Roman" w:hAnsi="Times New Roman" w:cs="Times New Roman"/>
          <w:sz w:val="24"/>
          <w:szCs w:val="24"/>
        </w:rPr>
        <w:t xml:space="preserve">, a novel searchlight mapping method was used to obtain a whole-brain searchlight maps for a measure of interproblem representational stability in order to determine brain areas that exhibited similar developmental changes in interproblem </w:t>
      </w:r>
      <w:r w:rsidR="00AB1CB2">
        <w:rPr>
          <w:rFonts w:ascii="Times New Roman" w:hAnsi="Times New Roman" w:cs="Times New Roman"/>
          <w:sz w:val="24"/>
          <w:szCs w:val="24"/>
        </w:rPr>
        <w:t xml:space="preserve">representational </w:t>
      </w:r>
      <w:r w:rsidR="009D19BA">
        <w:rPr>
          <w:rFonts w:ascii="Times New Roman" w:hAnsi="Times New Roman" w:cs="Times New Roman"/>
          <w:sz w:val="24"/>
          <w:szCs w:val="24"/>
        </w:rPr>
        <w:t>stability as we observe in the models.</w:t>
      </w:r>
    </w:p>
    <w:p w14:paraId="05E1590E" w14:textId="77777777" w:rsidR="00AB1CB2" w:rsidRDefault="00AB1CB2" w:rsidP="00C71945">
      <w:pPr>
        <w:spacing w:line="240" w:lineRule="auto"/>
        <w:rPr>
          <w:rFonts w:ascii="Times New Roman" w:hAnsi="Times New Roman" w:cs="Times New Roman"/>
          <w:sz w:val="24"/>
          <w:szCs w:val="24"/>
        </w:rPr>
      </w:pPr>
      <w:r>
        <w:rPr>
          <w:rFonts w:ascii="Times New Roman" w:hAnsi="Times New Roman" w:cs="Times New Roman"/>
          <w:b/>
          <w:i/>
          <w:sz w:val="24"/>
          <w:szCs w:val="24"/>
        </w:rPr>
        <w:t>Expected outcomes</w:t>
      </w:r>
      <w:r>
        <w:rPr>
          <w:rFonts w:ascii="Times New Roman" w:hAnsi="Times New Roman" w:cs="Times New Roman"/>
          <w:sz w:val="24"/>
          <w:szCs w:val="24"/>
        </w:rPr>
        <w:t>. (1) Decrease in neural activity in S1 pathway of the model should be in line with decrease in neural activation in prefrontal-parietal working memory network across age groups, due to the less involvement of over counting strategies; (2) Increased neural activity in S2 pathway of the model from Child T1 to Child T2 should be observed as in human fMRI data (see Figure 2); and (3) Interproblem representational stability pattern across age groups in S2 pathway should be similar to MTL pattern in human subjects which  show lower stability in children due to use a mix of counting and retrieval strategies.</w:t>
      </w:r>
    </w:p>
    <w:p w14:paraId="31221B92" w14:textId="77777777" w:rsidR="00AD77CC" w:rsidRDefault="00AB1CB2" w:rsidP="00C71945">
      <w:pPr>
        <w:spacing w:line="240" w:lineRule="auto"/>
        <w:rPr>
          <w:rFonts w:ascii="Times New Roman" w:hAnsi="Times New Roman" w:cs="Times New Roman"/>
          <w:sz w:val="24"/>
          <w:szCs w:val="24"/>
        </w:rPr>
      </w:pPr>
      <w:r w:rsidRPr="00015F12">
        <w:rPr>
          <w:rFonts w:ascii="Times New Roman" w:hAnsi="Times New Roman" w:cs="Times New Roman"/>
          <w:b/>
          <w:sz w:val="24"/>
          <w:szCs w:val="24"/>
          <w:u w:val="single"/>
        </w:rPr>
        <w:t>Aim 3: Explain the developmental transition of different strategy uses through learning.</w:t>
      </w:r>
      <w:r>
        <w:rPr>
          <w:rFonts w:ascii="Times New Roman" w:hAnsi="Times New Roman" w:cs="Times New Roman"/>
          <w:b/>
          <w:sz w:val="24"/>
          <w:szCs w:val="24"/>
        </w:rPr>
        <w:t xml:space="preserve"> </w:t>
      </w:r>
      <w:r w:rsidRPr="00C71945">
        <w:rPr>
          <w:rFonts w:ascii="Times New Roman" w:hAnsi="Times New Roman" w:cs="Times New Roman"/>
          <w:b/>
          <w:i/>
          <w:sz w:val="24"/>
          <w:szCs w:val="24"/>
        </w:rPr>
        <w:t xml:space="preserve">Neural network model </w:t>
      </w:r>
      <w:r>
        <w:rPr>
          <w:rFonts w:ascii="Times New Roman" w:hAnsi="Times New Roman" w:cs="Times New Roman"/>
          <w:b/>
          <w:i/>
          <w:sz w:val="24"/>
          <w:szCs w:val="24"/>
        </w:rPr>
        <w:t>rationale</w:t>
      </w:r>
      <w:r w:rsidRPr="00C71945">
        <w:rPr>
          <w:rFonts w:ascii="Times New Roman" w:hAnsi="Times New Roman" w:cs="Times New Roman"/>
          <w:sz w:val="24"/>
          <w:szCs w:val="24"/>
        </w:rPr>
        <w:t>.</w:t>
      </w:r>
      <w:r>
        <w:rPr>
          <w:rFonts w:ascii="Times New Roman" w:hAnsi="Times New Roman" w:cs="Times New Roman"/>
          <w:sz w:val="24"/>
          <w:szCs w:val="24"/>
        </w:rPr>
        <w:t xml:space="preserve"> In order to explain how children learn to use different strategies and what drives the shift of strategy uses, we need to extend the NN models </w:t>
      </w:r>
      <w:r w:rsidR="00AD77CC">
        <w:rPr>
          <w:rFonts w:ascii="Times New Roman" w:hAnsi="Times New Roman" w:cs="Times New Roman"/>
          <w:sz w:val="24"/>
          <w:szCs w:val="24"/>
        </w:rPr>
        <w:t>to be</w:t>
      </w:r>
      <w:r w:rsidR="001C625A">
        <w:rPr>
          <w:rFonts w:ascii="Times New Roman" w:hAnsi="Times New Roman" w:cs="Times New Roman"/>
          <w:sz w:val="24"/>
          <w:szCs w:val="24"/>
        </w:rPr>
        <w:t xml:space="preserve"> a more ecological and neurally-faithful way </w:t>
      </w:r>
      <w:r>
        <w:rPr>
          <w:rFonts w:ascii="Times New Roman" w:hAnsi="Times New Roman" w:cs="Times New Roman"/>
          <w:sz w:val="24"/>
          <w:szCs w:val="24"/>
        </w:rPr>
        <w:t xml:space="preserve">by including other </w:t>
      </w:r>
      <w:r w:rsidR="001C625A">
        <w:rPr>
          <w:rFonts w:ascii="Times New Roman" w:hAnsi="Times New Roman" w:cs="Times New Roman"/>
          <w:sz w:val="24"/>
          <w:szCs w:val="24"/>
        </w:rPr>
        <w:t xml:space="preserve">brain systems for </w:t>
      </w:r>
      <w:r>
        <w:rPr>
          <w:rFonts w:ascii="Times New Roman" w:hAnsi="Times New Roman" w:cs="Times New Roman"/>
          <w:sz w:val="24"/>
          <w:szCs w:val="24"/>
        </w:rPr>
        <w:t xml:space="preserve">perceptual, motor, and </w:t>
      </w:r>
      <w:r w:rsidR="00AD77CC">
        <w:rPr>
          <w:rFonts w:ascii="Times New Roman" w:hAnsi="Times New Roman" w:cs="Times New Roman"/>
          <w:sz w:val="24"/>
          <w:szCs w:val="24"/>
        </w:rPr>
        <w:t>attentional processes a</w:t>
      </w:r>
      <w:r w:rsidR="001C625A">
        <w:rPr>
          <w:rFonts w:ascii="Times New Roman" w:hAnsi="Times New Roman" w:cs="Times New Roman"/>
          <w:sz w:val="24"/>
          <w:szCs w:val="24"/>
        </w:rPr>
        <w:t xml:space="preserve">s illustrated in </w:t>
      </w:r>
      <w:commentRangeStart w:id="143"/>
      <w:r w:rsidR="001C625A">
        <w:rPr>
          <w:rFonts w:ascii="Times New Roman" w:hAnsi="Times New Roman" w:cs="Times New Roman"/>
          <w:sz w:val="24"/>
          <w:szCs w:val="24"/>
        </w:rPr>
        <w:t xml:space="preserve">Figure </w:t>
      </w:r>
      <w:r w:rsidR="00F77036">
        <w:rPr>
          <w:rFonts w:ascii="Times New Roman" w:hAnsi="Times New Roman" w:cs="Times New Roman"/>
          <w:sz w:val="24"/>
          <w:szCs w:val="24"/>
        </w:rPr>
        <w:t>X</w:t>
      </w:r>
      <w:commentRangeEnd w:id="143"/>
      <w:r w:rsidR="00F77036">
        <w:rPr>
          <w:rStyle w:val="CommentReference"/>
        </w:rPr>
        <w:commentReference w:id="143"/>
      </w:r>
      <w:r w:rsidR="00AD77CC">
        <w:rPr>
          <w:rFonts w:ascii="Times New Roman" w:hAnsi="Times New Roman" w:cs="Times New Roman"/>
          <w:sz w:val="24"/>
          <w:szCs w:val="24"/>
        </w:rPr>
        <w:t>.</w:t>
      </w:r>
      <w:r w:rsidR="0027757D">
        <w:rPr>
          <w:rFonts w:ascii="Times New Roman" w:hAnsi="Times New Roman" w:cs="Times New Roman"/>
          <w:sz w:val="24"/>
          <w:szCs w:val="24"/>
        </w:rPr>
        <w:t xml:space="preserve"> The NN models proposed in Aim 1 and 2 captures </w:t>
      </w:r>
      <w:r w:rsidR="00AD77CC">
        <w:rPr>
          <w:rFonts w:ascii="Times New Roman" w:hAnsi="Times New Roman" w:cs="Times New Roman"/>
          <w:sz w:val="24"/>
          <w:szCs w:val="24"/>
        </w:rPr>
        <w:t>basic behavioral outcomes and neural activity patterns in</w:t>
      </w:r>
      <w:r w:rsidR="0027757D">
        <w:rPr>
          <w:rFonts w:ascii="Times New Roman" w:hAnsi="Times New Roman" w:cs="Times New Roman"/>
          <w:sz w:val="24"/>
          <w:szCs w:val="24"/>
        </w:rPr>
        <w:t xml:space="preserve"> visual ventral, MTL, prefrontal and parietal brain systems, but</w:t>
      </w:r>
      <w:r w:rsidR="00AD77CC">
        <w:rPr>
          <w:rFonts w:ascii="Times New Roman" w:hAnsi="Times New Roman" w:cs="Times New Roman"/>
          <w:sz w:val="24"/>
          <w:szCs w:val="24"/>
        </w:rPr>
        <w:t xml:space="preserve"> the interaction between different pathways and more subtle strategies are not accounted for</w:t>
      </w:r>
      <w:r w:rsidR="0027757D">
        <w:rPr>
          <w:rFonts w:ascii="Times New Roman" w:hAnsi="Times New Roman" w:cs="Times New Roman"/>
          <w:sz w:val="24"/>
          <w:szCs w:val="24"/>
        </w:rPr>
        <w:t>. Furthermore, the learning of counting strategies also require inclusions of auditory inputs and outputs (before children learn to read) as well as motor systems such as for putting up the fingers. Therefore, we need to establish NN models with the complex interaction of these neurocognitive systems.</w:t>
      </w:r>
      <w:r w:rsidR="00837BD3">
        <w:rPr>
          <w:rFonts w:ascii="Times New Roman" w:hAnsi="Times New Roman" w:cs="Times New Roman"/>
          <w:sz w:val="24"/>
          <w:szCs w:val="24"/>
        </w:rPr>
        <w:t xml:space="preserve"> </w:t>
      </w:r>
    </w:p>
    <w:p w14:paraId="04886D56" w14:textId="77777777" w:rsidR="00AD77CC" w:rsidRDefault="00AD77CC" w:rsidP="00C71945">
      <w:pPr>
        <w:spacing w:line="240" w:lineRule="auto"/>
        <w:rPr>
          <w:rFonts w:ascii="Times New Roman" w:hAnsi="Times New Roman" w:cs="Times New Roman"/>
          <w:sz w:val="24"/>
          <w:szCs w:val="24"/>
        </w:rPr>
      </w:pPr>
      <w:r w:rsidRPr="0027757D">
        <w:rPr>
          <w:rFonts w:ascii="Times New Roman" w:hAnsi="Times New Roman" w:cs="Times New Roman"/>
          <w:b/>
          <w:i/>
          <w:sz w:val="24"/>
          <w:szCs w:val="24"/>
        </w:rPr>
        <w:lastRenderedPageBreak/>
        <w:t xml:space="preserve">Model </w:t>
      </w:r>
      <w:r>
        <w:rPr>
          <w:rFonts w:ascii="Times New Roman" w:hAnsi="Times New Roman" w:cs="Times New Roman"/>
          <w:b/>
          <w:i/>
          <w:sz w:val="24"/>
          <w:szCs w:val="24"/>
        </w:rPr>
        <w:t>establishment</w:t>
      </w:r>
      <w:r>
        <w:rPr>
          <w:rFonts w:ascii="Times New Roman" w:hAnsi="Times New Roman" w:cs="Times New Roman"/>
          <w:sz w:val="24"/>
          <w:szCs w:val="24"/>
        </w:rPr>
        <w:t xml:space="preserve">. </w:t>
      </w:r>
      <w:r w:rsidR="00837BD3">
        <w:rPr>
          <w:rFonts w:ascii="Times New Roman" w:hAnsi="Times New Roman" w:cs="Times New Roman"/>
          <w:sz w:val="24"/>
          <w:szCs w:val="24"/>
        </w:rPr>
        <w:t xml:space="preserve">The </w:t>
      </w:r>
      <w:r>
        <w:rPr>
          <w:rFonts w:ascii="Times New Roman" w:hAnsi="Times New Roman" w:cs="Times New Roman"/>
          <w:sz w:val="24"/>
          <w:szCs w:val="24"/>
        </w:rPr>
        <w:t>initial step</w:t>
      </w:r>
      <w:r w:rsidR="00837BD3">
        <w:rPr>
          <w:rFonts w:ascii="Times New Roman" w:hAnsi="Times New Roman" w:cs="Times New Roman"/>
          <w:sz w:val="24"/>
          <w:szCs w:val="24"/>
        </w:rPr>
        <w:t xml:space="preserve"> is to replace the S1 pathway in the previous NN models with a learning module based on </w:t>
      </w:r>
      <w:r>
        <w:rPr>
          <w:rFonts w:ascii="Times New Roman" w:hAnsi="Times New Roman" w:cs="Times New Roman"/>
          <w:sz w:val="24"/>
          <w:szCs w:val="24"/>
        </w:rPr>
        <w:t>addition strategy</w:t>
      </w:r>
      <w:r w:rsidR="00837BD3">
        <w:rPr>
          <w:rFonts w:ascii="Times New Roman" w:hAnsi="Times New Roman" w:cs="Times New Roman"/>
          <w:sz w:val="24"/>
          <w:szCs w:val="24"/>
        </w:rPr>
        <w:t xml:space="preserve"> bank from Shrager and Siegler (1996). </w:t>
      </w:r>
      <w:r>
        <w:rPr>
          <w:rFonts w:ascii="Times New Roman" w:hAnsi="Times New Roman" w:cs="Times New Roman"/>
          <w:sz w:val="24"/>
          <w:szCs w:val="24"/>
        </w:rPr>
        <w:t>The NN model will then be trained to associate two numbers as addends on left and right with an answer while also be trained to adaptively choose multiple strategies from the addition strategy bank</w:t>
      </w:r>
      <w:r w:rsidR="00F77036">
        <w:rPr>
          <w:rFonts w:ascii="Times New Roman" w:hAnsi="Times New Roman" w:cs="Times New Roman"/>
          <w:sz w:val="24"/>
          <w:szCs w:val="24"/>
        </w:rPr>
        <w:t xml:space="preserve"> for matching an answer distribution output patterns based on empirical data (Siegler &amp; Shrager, 1984)</w:t>
      </w:r>
      <w:r>
        <w:rPr>
          <w:rFonts w:ascii="Times New Roman" w:hAnsi="Times New Roman" w:cs="Times New Roman"/>
          <w:sz w:val="24"/>
          <w:szCs w:val="24"/>
        </w:rPr>
        <w:t xml:space="preserve">. </w:t>
      </w:r>
      <w:r w:rsidR="00F77036">
        <w:rPr>
          <w:rFonts w:ascii="Times New Roman" w:hAnsi="Times New Roman" w:cs="Times New Roman"/>
          <w:sz w:val="24"/>
          <w:szCs w:val="24"/>
        </w:rPr>
        <w:t>Thus, we can start asking how the learning of overt strategies relate to the shift to more efficient strategies. The next steps are adding in auditory and motor systems incrementally.</w:t>
      </w:r>
    </w:p>
    <w:p w14:paraId="00D71FB0" w14:textId="77777777" w:rsidR="001C258E" w:rsidRDefault="00F64C82" w:rsidP="00162218">
      <w:pPr>
        <w:spacing w:line="240" w:lineRule="auto"/>
        <w:rPr>
          <w:rFonts w:ascii="Times New Roman" w:hAnsi="Times New Roman" w:cs="Times New Roman"/>
          <w:sz w:val="24"/>
        </w:rPr>
      </w:pPr>
      <w:r>
        <w:rPr>
          <w:rFonts w:ascii="Times New Roman" w:hAnsi="Times New Roman" w:cs="Times New Roman"/>
          <w:b/>
          <w:i/>
          <w:sz w:val="24"/>
          <w:szCs w:val="24"/>
        </w:rPr>
        <w:t>Model manipulation and expected outcomes</w:t>
      </w:r>
      <w:r w:rsidR="0027757D">
        <w:rPr>
          <w:rFonts w:ascii="Times New Roman" w:hAnsi="Times New Roman" w:cs="Times New Roman"/>
          <w:sz w:val="24"/>
          <w:szCs w:val="24"/>
        </w:rPr>
        <w:t>.</w:t>
      </w:r>
      <w:r w:rsidR="00162218">
        <w:rPr>
          <w:rFonts w:ascii="Times New Roman" w:hAnsi="Times New Roman" w:cs="Times New Roman"/>
          <w:sz w:val="24"/>
          <w:szCs w:val="24"/>
        </w:rPr>
        <w:t xml:space="preserve"> </w:t>
      </w:r>
      <w:r w:rsidR="00F77036">
        <w:rPr>
          <w:rFonts w:ascii="Times New Roman" w:hAnsi="Times New Roman" w:cs="Times New Roman"/>
          <w:sz w:val="24"/>
        </w:rPr>
        <w:t>We aims to run the following simulations to reveal whether and how the NN models account for developmental transition of strategy uses.</w:t>
      </w:r>
    </w:p>
    <w:p w14:paraId="57E75331" w14:textId="77777777" w:rsidR="00F77036" w:rsidRDefault="001C258E" w:rsidP="00F77036">
      <w:pPr>
        <w:pStyle w:val="Normal1"/>
        <w:rPr>
          <w:rFonts w:ascii="Times New Roman" w:hAnsi="Times New Roman" w:cs="Times New Roman"/>
          <w:sz w:val="24"/>
        </w:rPr>
      </w:pPr>
      <w:r>
        <w:rPr>
          <w:rFonts w:ascii="Times New Roman" w:hAnsi="Times New Roman" w:cs="Times New Roman"/>
          <w:sz w:val="24"/>
        </w:rPr>
        <w:t>For hypothesis 3A:</w:t>
      </w:r>
      <w:r w:rsidR="00F77036">
        <w:rPr>
          <w:rFonts w:ascii="Times New Roman" w:hAnsi="Times New Roman" w:cs="Times New Roman"/>
          <w:sz w:val="24"/>
        </w:rPr>
        <w:t xml:space="preserve"> </w:t>
      </w:r>
    </w:p>
    <w:p w14:paraId="606F57BD" w14:textId="77777777" w:rsidR="00F77036" w:rsidRPr="00F77036" w:rsidRDefault="00F64C82" w:rsidP="00F77036">
      <w:pPr>
        <w:pStyle w:val="Normal1"/>
        <w:rPr>
          <w:rFonts w:ascii="Times New Roman" w:hAnsi="Times New Roman" w:cs="Times New Roman"/>
          <w:sz w:val="24"/>
        </w:rPr>
      </w:pPr>
      <w:r>
        <w:rPr>
          <w:rFonts w:ascii="Times New Roman" w:hAnsi="Times New Roman" w:cs="Times New Roman"/>
          <w:sz w:val="24"/>
        </w:rPr>
        <w:t xml:space="preserve">a) </w:t>
      </w:r>
      <w:r w:rsidR="001C258E">
        <w:rPr>
          <w:rFonts w:ascii="Times New Roman" w:hAnsi="Times New Roman" w:cs="Times New Roman"/>
          <w:sz w:val="24"/>
        </w:rPr>
        <w:t>We will m</w:t>
      </w:r>
      <w:r>
        <w:rPr>
          <w:rFonts w:ascii="Times New Roman" w:hAnsi="Times New Roman" w:cs="Times New Roman"/>
          <w:sz w:val="24"/>
        </w:rPr>
        <w:t xml:space="preserve">anipulate a confidence threshold for using retrieval strategy to simulate a U-shaped retrieval usage. </w:t>
      </w:r>
      <w:r w:rsidRPr="001C258E">
        <w:rPr>
          <w:rFonts w:ascii="Times New Roman" w:hAnsi="Times New Roman" w:cs="Times New Roman"/>
          <w:sz w:val="24"/>
          <w:u w:val="single"/>
        </w:rPr>
        <w:t>W</w:t>
      </w:r>
      <w:r w:rsidR="00F77036" w:rsidRPr="001C258E">
        <w:rPr>
          <w:rFonts w:ascii="Times New Roman" w:hAnsi="Times New Roman" w:cs="Times New Roman"/>
          <w:sz w:val="24"/>
          <w:u w:val="single"/>
        </w:rPr>
        <w:t>e predict</w:t>
      </w:r>
      <w:r w:rsidR="00F77036" w:rsidRPr="00F77036">
        <w:rPr>
          <w:rFonts w:ascii="Times New Roman" w:hAnsi="Times New Roman" w:cs="Times New Roman"/>
          <w:sz w:val="24"/>
        </w:rPr>
        <w:t xml:space="preserve"> a u-shaped retrieval curve where retrieval is heavily used early in the </w:t>
      </w:r>
      <w:r w:rsidR="00F77036">
        <w:rPr>
          <w:rFonts w:ascii="Times New Roman" w:hAnsi="Times New Roman" w:cs="Times New Roman"/>
          <w:sz w:val="24"/>
        </w:rPr>
        <w:t>simulation but</w:t>
      </w:r>
      <w:r w:rsidR="00F77036" w:rsidRPr="00F77036">
        <w:rPr>
          <w:rFonts w:ascii="Times New Roman" w:hAnsi="Times New Roman" w:cs="Times New Roman"/>
          <w:sz w:val="24"/>
        </w:rPr>
        <w:t xml:space="preserve"> rapidly extinguish, leading to an extended period of explicit strategy use, which will slowly tail off to retrieval again</w:t>
      </w:r>
      <w:r>
        <w:rPr>
          <w:rFonts w:ascii="Times New Roman" w:hAnsi="Times New Roman" w:cs="Times New Roman"/>
          <w:sz w:val="24"/>
        </w:rPr>
        <w:t xml:space="preserve"> as an adult-like behavior</w:t>
      </w:r>
      <w:r w:rsidR="00F77036" w:rsidRPr="00F77036">
        <w:rPr>
          <w:rFonts w:ascii="Times New Roman" w:hAnsi="Times New Roman" w:cs="Times New Roman"/>
          <w:sz w:val="24"/>
        </w:rPr>
        <w:t>.</w:t>
      </w:r>
      <w:r>
        <w:rPr>
          <w:rFonts w:ascii="Times New Roman" w:hAnsi="Times New Roman" w:cs="Times New Roman"/>
          <w:sz w:val="24"/>
        </w:rPr>
        <w:t xml:space="preserve"> </w:t>
      </w:r>
    </w:p>
    <w:p w14:paraId="2A85EA44" w14:textId="77777777" w:rsidR="00F77036" w:rsidRDefault="00F77036" w:rsidP="00C71945">
      <w:pPr>
        <w:spacing w:line="240" w:lineRule="auto"/>
        <w:rPr>
          <w:rFonts w:ascii="Times New Roman" w:hAnsi="Times New Roman" w:cs="Times New Roman"/>
          <w:sz w:val="24"/>
        </w:rPr>
      </w:pPr>
      <w:r>
        <w:rPr>
          <w:rFonts w:ascii="Times New Roman" w:hAnsi="Times New Roman" w:cs="Times New Roman"/>
          <w:sz w:val="24"/>
        </w:rPr>
        <w:t>b</w:t>
      </w:r>
      <w:r w:rsidRPr="00F77036">
        <w:rPr>
          <w:rFonts w:ascii="Times New Roman" w:hAnsi="Times New Roman" w:cs="Times New Roman"/>
          <w:sz w:val="24"/>
        </w:rPr>
        <w:t xml:space="preserve">) </w:t>
      </w:r>
      <w:r w:rsidR="00F64C82">
        <w:rPr>
          <w:rFonts w:ascii="Times New Roman" w:hAnsi="Times New Roman" w:cs="Times New Roman"/>
          <w:sz w:val="24"/>
        </w:rPr>
        <w:t xml:space="preserve">With similar manipulation, </w:t>
      </w:r>
      <w:r w:rsidR="00F64C82" w:rsidRPr="001C258E">
        <w:rPr>
          <w:rFonts w:ascii="Times New Roman" w:hAnsi="Times New Roman" w:cs="Times New Roman"/>
          <w:sz w:val="24"/>
          <w:u w:val="single"/>
        </w:rPr>
        <w:t>we predict</w:t>
      </w:r>
      <w:r w:rsidR="00F64C82">
        <w:rPr>
          <w:rFonts w:ascii="Times New Roman" w:hAnsi="Times New Roman" w:cs="Times New Roman"/>
          <w:sz w:val="24"/>
        </w:rPr>
        <w:t xml:space="preserve"> a tangential pattern for answer</w:t>
      </w:r>
      <w:r w:rsidRPr="00F77036">
        <w:rPr>
          <w:rFonts w:ascii="Times New Roman" w:hAnsi="Times New Roman" w:cs="Times New Roman"/>
          <w:sz w:val="24"/>
        </w:rPr>
        <w:t xml:space="preserve"> </w:t>
      </w:r>
      <w:r w:rsidR="00F64C82">
        <w:rPr>
          <w:rFonts w:ascii="Times New Roman" w:hAnsi="Times New Roman" w:cs="Times New Roman"/>
          <w:sz w:val="24"/>
        </w:rPr>
        <w:t>c</w:t>
      </w:r>
      <w:r>
        <w:rPr>
          <w:rFonts w:ascii="Times New Roman" w:hAnsi="Times New Roman" w:cs="Times New Roman"/>
          <w:sz w:val="24"/>
        </w:rPr>
        <w:t>orrectness</w:t>
      </w:r>
      <w:r w:rsidR="00F64C82">
        <w:rPr>
          <w:rFonts w:ascii="Times New Roman" w:hAnsi="Times New Roman" w:cs="Times New Roman"/>
          <w:sz w:val="24"/>
        </w:rPr>
        <w:t xml:space="preserve">: early usage of </w:t>
      </w:r>
      <w:r w:rsidRPr="00F77036">
        <w:rPr>
          <w:rFonts w:ascii="Times New Roman" w:hAnsi="Times New Roman" w:cs="Times New Roman"/>
          <w:sz w:val="24"/>
        </w:rPr>
        <w:t>retrieval give</w:t>
      </w:r>
      <w:r w:rsidR="00F64C82">
        <w:rPr>
          <w:rFonts w:ascii="Times New Roman" w:hAnsi="Times New Roman" w:cs="Times New Roman"/>
          <w:sz w:val="24"/>
        </w:rPr>
        <w:t>s largely incorrect answers but</w:t>
      </w:r>
      <w:r w:rsidRPr="00F77036">
        <w:rPr>
          <w:rFonts w:ascii="Times New Roman" w:hAnsi="Times New Roman" w:cs="Times New Roman"/>
          <w:sz w:val="24"/>
        </w:rPr>
        <w:t xml:space="preserve"> </w:t>
      </w:r>
      <w:r w:rsidR="00F64C82">
        <w:rPr>
          <w:rFonts w:ascii="Times New Roman" w:hAnsi="Times New Roman" w:cs="Times New Roman"/>
          <w:sz w:val="24"/>
        </w:rPr>
        <w:t>a</w:t>
      </w:r>
      <w:r w:rsidRPr="00F77036">
        <w:rPr>
          <w:rFonts w:ascii="Times New Roman" w:hAnsi="Times New Roman" w:cs="Times New Roman"/>
          <w:sz w:val="24"/>
        </w:rPr>
        <w:t xml:space="preserve">s this early retrieval extinguishes, and </w:t>
      </w:r>
      <w:r w:rsidR="00F64C82">
        <w:rPr>
          <w:rFonts w:ascii="Times New Roman" w:hAnsi="Times New Roman" w:cs="Times New Roman"/>
          <w:sz w:val="24"/>
        </w:rPr>
        <w:t>overt</w:t>
      </w:r>
      <w:r w:rsidRPr="00F77036">
        <w:rPr>
          <w:rFonts w:ascii="Times New Roman" w:hAnsi="Times New Roman" w:cs="Times New Roman"/>
          <w:sz w:val="24"/>
        </w:rPr>
        <w:t xml:space="preserve"> strategies come to be employed, </w:t>
      </w:r>
      <w:r w:rsidR="001C258E">
        <w:rPr>
          <w:rFonts w:ascii="Times New Roman" w:hAnsi="Times New Roman" w:cs="Times New Roman"/>
          <w:sz w:val="24"/>
        </w:rPr>
        <w:t>more correct answers will be seen gradually; and</w:t>
      </w:r>
      <w:r w:rsidRPr="00F77036">
        <w:rPr>
          <w:rFonts w:ascii="Times New Roman" w:hAnsi="Times New Roman" w:cs="Times New Roman"/>
          <w:sz w:val="24"/>
        </w:rPr>
        <w:t xml:space="preserve"> by the end, in more "adult" phase where </w:t>
      </w:r>
      <w:r w:rsidR="001C258E">
        <w:rPr>
          <w:rFonts w:ascii="Times New Roman" w:hAnsi="Times New Roman" w:cs="Times New Roman"/>
          <w:sz w:val="24"/>
        </w:rPr>
        <w:t>retrieval is used, most answers are</w:t>
      </w:r>
      <w:r w:rsidRPr="00F77036">
        <w:rPr>
          <w:rFonts w:ascii="Times New Roman" w:hAnsi="Times New Roman" w:cs="Times New Roman"/>
          <w:sz w:val="24"/>
        </w:rPr>
        <w:t xml:space="preserve"> correct.</w:t>
      </w:r>
    </w:p>
    <w:p w14:paraId="6E790F2A" w14:textId="77777777" w:rsidR="001C258E" w:rsidRPr="00F77036" w:rsidRDefault="001C258E" w:rsidP="00C71945">
      <w:pPr>
        <w:spacing w:line="240" w:lineRule="auto"/>
        <w:rPr>
          <w:rFonts w:ascii="Times New Roman" w:hAnsi="Times New Roman" w:cs="Times New Roman"/>
          <w:sz w:val="24"/>
        </w:rPr>
      </w:pPr>
      <w:r>
        <w:rPr>
          <w:rFonts w:ascii="Times New Roman" w:hAnsi="Times New Roman" w:cs="Times New Roman"/>
          <w:sz w:val="24"/>
        </w:rPr>
        <w:t>For hypothesis 3B:</w:t>
      </w:r>
    </w:p>
    <w:p w14:paraId="35479DA4" w14:textId="77777777" w:rsidR="00162218" w:rsidRDefault="001C258E" w:rsidP="00F77036">
      <w:pPr>
        <w:pStyle w:val="Normal1"/>
        <w:rPr>
          <w:rFonts w:ascii="Times New Roman" w:hAnsi="Times New Roman" w:cs="Times New Roman"/>
          <w:sz w:val="24"/>
        </w:rPr>
      </w:pPr>
      <w:r>
        <w:rPr>
          <w:rFonts w:ascii="Times New Roman" w:hAnsi="Times New Roman" w:cs="Times New Roman"/>
          <w:sz w:val="24"/>
        </w:rPr>
        <w:t xml:space="preserve">c) We will manipulate the order of training strategies: the NN models are (1) trained to use both counting and retrieval strategies simultaneously; (2) trained to use just counting strategies first and then retrieval strategies; or (3) to use just retrieval strategies first and then counting strategies. </w:t>
      </w:r>
      <w:r w:rsidR="00162218">
        <w:rPr>
          <w:rFonts w:ascii="Times New Roman" w:hAnsi="Times New Roman" w:cs="Times New Roman"/>
          <w:sz w:val="24"/>
        </w:rPr>
        <w:t>We don’t have explicit predictions about the learning outcomes of the training order of strategies, but this will generate novel implications for learning and education for early math skills.</w:t>
      </w:r>
    </w:p>
    <w:p w14:paraId="17777F43" w14:textId="77777777" w:rsidR="00F77036" w:rsidRPr="00F77036" w:rsidRDefault="00162218" w:rsidP="00F77036">
      <w:pPr>
        <w:pStyle w:val="Normal1"/>
        <w:rPr>
          <w:rFonts w:ascii="Times New Roman" w:hAnsi="Times New Roman" w:cs="Times New Roman"/>
          <w:sz w:val="24"/>
        </w:rPr>
      </w:pPr>
      <w:r w:rsidRPr="00015F12">
        <w:rPr>
          <w:rFonts w:ascii="Times New Roman" w:hAnsi="Times New Roman" w:cs="Times New Roman"/>
          <w:b/>
          <w:sz w:val="24"/>
          <w:szCs w:val="24"/>
          <w:u w:val="single"/>
        </w:rPr>
        <w:t>Aim 4: Explore sources of individual differences in neural basis to explain typical and atypical development</w:t>
      </w:r>
      <w:r w:rsidRPr="00015F12">
        <w:rPr>
          <w:rFonts w:ascii="Times New Roman" w:hAnsi="Times New Roman" w:cs="Times New Roman"/>
          <w:sz w:val="24"/>
          <w:szCs w:val="24"/>
          <w:u w:val="single"/>
        </w:rPr>
        <w:t>.</w:t>
      </w:r>
    </w:p>
    <w:p w14:paraId="5E59E948" w14:textId="4E2B7B73" w:rsidR="001C625A" w:rsidRPr="001C625A" w:rsidRDefault="00162218" w:rsidP="00C71945">
      <w:pPr>
        <w:spacing w:line="240" w:lineRule="auto"/>
        <w:rPr>
          <w:rFonts w:ascii="Times New Roman" w:hAnsi="Times New Roman" w:cs="Times New Roman"/>
          <w:sz w:val="24"/>
          <w:szCs w:val="24"/>
        </w:rPr>
      </w:pPr>
      <w:r>
        <w:rPr>
          <w:rFonts w:ascii="Times New Roman" w:hAnsi="Times New Roman" w:cs="Times New Roman"/>
          <w:b/>
          <w:i/>
          <w:sz w:val="24"/>
          <w:szCs w:val="24"/>
        </w:rPr>
        <w:t>Model manipulation and expected outcomes</w:t>
      </w:r>
      <w:r>
        <w:rPr>
          <w:rFonts w:ascii="Times New Roman" w:hAnsi="Times New Roman" w:cs="Times New Roman"/>
          <w:sz w:val="24"/>
          <w:szCs w:val="24"/>
        </w:rPr>
        <w:t>. Based on the NN models established in Aim 3, we will test the behavioral outcomes of different lesion procedures, such as random deleting units, adding random noises into connections between layers, and mean strength in connections</w:t>
      </w:r>
      <w:r w:rsidR="00B23D83">
        <w:rPr>
          <w:rFonts w:ascii="Times New Roman" w:hAnsi="Times New Roman" w:cs="Times New Roman"/>
          <w:sz w:val="24"/>
          <w:szCs w:val="24"/>
        </w:rPr>
        <w:t xml:space="preserve"> ()</w:t>
      </w:r>
      <w:r>
        <w:rPr>
          <w:rFonts w:ascii="Times New Roman" w:hAnsi="Times New Roman" w:cs="Times New Roman"/>
          <w:sz w:val="24"/>
          <w:szCs w:val="24"/>
        </w:rPr>
        <w:t xml:space="preserve">. We predict that early lesions in </w:t>
      </w:r>
      <w:r w:rsidR="00B23D83">
        <w:rPr>
          <w:rFonts w:ascii="Times New Roman" w:hAnsi="Times New Roman" w:cs="Times New Roman"/>
          <w:sz w:val="24"/>
          <w:szCs w:val="24"/>
        </w:rPr>
        <w:t>multiple processing</w:t>
      </w:r>
      <w:r>
        <w:rPr>
          <w:rFonts w:ascii="Times New Roman" w:hAnsi="Times New Roman" w:cs="Times New Roman"/>
          <w:sz w:val="24"/>
          <w:szCs w:val="24"/>
        </w:rPr>
        <w:t xml:space="preserve"> systems</w:t>
      </w:r>
      <w:r w:rsidR="00B23D83">
        <w:rPr>
          <w:rFonts w:ascii="Times New Roman" w:hAnsi="Times New Roman" w:cs="Times New Roman"/>
          <w:sz w:val="24"/>
          <w:szCs w:val="24"/>
        </w:rPr>
        <w:t xml:space="preserve"> in the network</w:t>
      </w:r>
      <w:r>
        <w:rPr>
          <w:rFonts w:ascii="Times New Roman" w:hAnsi="Times New Roman" w:cs="Times New Roman"/>
          <w:sz w:val="24"/>
          <w:szCs w:val="24"/>
        </w:rPr>
        <w:t xml:space="preserve"> may lead to failure in establishing stable numerical representations, and thus affects the models’ capacity to solving arithmetic skills.</w:t>
      </w:r>
      <w:r w:rsidR="00B23D83">
        <w:rPr>
          <w:rFonts w:ascii="Times New Roman" w:hAnsi="Times New Roman" w:cs="Times New Roman"/>
          <w:sz w:val="24"/>
          <w:szCs w:val="24"/>
        </w:rPr>
        <w:t xml:space="preserve"> </w:t>
      </w:r>
      <w:r>
        <w:rPr>
          <w:rFonts w:ascii="Times New Roman" w:hAnsi="Times New Roman" w:cs="Times New Roman"/>
          <w:sz w:val="24"/>
          <w:szCs w:val="24"/>
        </w:rPr>
        <w:t xml:space="preserve">  </w:t>
      </w:r>
      <w:r w:rsidR="00AB1CB2">
        <w:rPr>
          <w:rFonts w:ascii="Times New Roman" w:hAnsi="Times New Roman" w:cs="Times New Roman"/>
          <w:sz w:val="24"/>
          <w:szCs w:val="24"/>
        </w:rPr>
        <w:t xml:space="preserve"> </w:t>
      </w:r>
    </w:p>
    <w:sectPr w:rsidR="001C625A" w:rsidRPr="001C625A" w:rsidSect="002D20BD">
      <w:headerReference w:type="default" r:id="rId17"/>
      <w:footerReference w:type="default" r:id="rId18"/>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comment w:id="142" w:author="Lang Chen" w:date="2015-09-15T15:32:00Z" w:initials="CL">
    <w:p w14:paraId="5BB72C51" w14:textId="3A70FE1A" w:rsidR="00CA2C3B" w:rsidRDefault="00CA2C3B">
      <w:pPr>
        <w:pStyle w:val="CommentText"/>
      </w:pPr>
      <w:r>
        <w:rPr>
          <w:rStyle w:val="CommentReference"/>
        </w:rPr>
        <w:annotationRef/>
      </w:r>
      <w:r>
        <w:t>Include this only for Aim 4</w:t>
      </w:r>
    </w:p>
  </w:comment>
  <w:comment w:id="143" w:author="Lang Chen [2]" w:date="2015-09-12T18:58:00Z" w:initials="CL">
    <w:p w14:paraId="69AAC172" w14:textId="77777777" w:rsidR="00CA2C3B" w:rsidRDefault="00CA2C3B">
      <w:pPr>
        <w:pStyle w:val="CommentText"/>
      </w:pPr>
      <w:r>
        <w:rPr>
          <w:rStyle w:val="CommentReference"/>
        </w:rPr>
        <w:annotationRef/>
      </w:r>
      <w:r>
        <w:t xml:space="preserve">I probably will add a new figure for hypothetical structure of the final model </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BB72C51" w15:done="0"/>
  <w15:commentEx w15:paraId="69AAC172"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6D84A2C" w14:textId="77777777" w:rsidR="00CA2C3B" w:rsidRDefault="00CA2C3B" w:rsidP="00B23D83">
      <w:pPr>
        <w:spacing w:after="0" w:line="240" w:lineRule="auto"/>
      </w:pPr>
      <w:r>
        <w:separator/>
      </w:r>
    </w:p>
  </w:endnote>
  <w:endnote w:type="continuationSeparator" w:id="0">
    <w:p w14:paraId="0F86A5FB" w14:textId="77777777" w:rsidR="00CA2C3B" w:rsidRDefault="00CA2C3B" w:rsidP="00B23D8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auto"/>
    <w:pitch w:val="variable"/>
    <w:sig w:usb0="E10002FF" w:usb1="4000ACFF" w:usb2="00000009" w:usb3="00000000" w:csb0="0000019F" w:csb1="00000000"/>
  </w:font>
  <w:font w:name="Times New Roman">
    <w:panose1 w:val="02020603050405020304"/>
    <w:charset w:val="00"/>
    <w:family w:val="auto"/>
    <w:pitch w:val="variable"/>
    <w:sig w:usb0="E0002AFF" w:usb1="C0007841" w:usb2="00000009" w:usb3="00000000" w:csb0="000001FF" w:csb1="00000000"/>
  </w:font>
  <w:font w:name="Segoe UI">
    <w:altName w:val="Courier New"/>
    <w:charset w:val="00"/>
    <w:family w:val="swiss"/>
    <w:pitch w:val="variable"/>
    <w:sig w:usb0="E4002EFF" w:usb1="C000E47F" w:usb2="00000009" w:usb3="00000000" w:csb0="000001F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libri Light">
    <w:panose1 w:val="020F0302020204030204"/>
    <w:charset w:val="00"/>
    <w:family w:val="auto"/>
    <w:pitch w:val="variable"/>
    <w:sig w:usb0="A00002EF" w:usb1="4000207B" w:usb2="00000000" w:usb3="00000000" w:csb0="0000009F" w:csb1="00000000"/>
  </w:font>
  <w:font w:name="ＭＳ 明朝">
    <w:charset w:val="4E"/>
    <w:family w:val="auto"/>
    <w:pitch w:val="variable"/>
    <w:sig w:usb0="00000001" w:usb1="08070000" w:usb2="00000010" w:usb3="00000000" w:csb0="00020000"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82447777"/>
      <w:docPartObj>
        <w:docPartGallery w:val="Page Numbers (Bottom of Page)"/>
        <w:docPartUnique/>
      </w:docPartObj>
    </w:sdtPr>
    <w:sdtEndPr>
      <w:rPr>
        <w:rFonts w:ascii="Times New Roman" w:hAnsi="Times New Roman" w:cs="Times New Roman"/>
        <w:noProof/>
      </w:rPr>
    </w:sdtEndPr>
    <w:sdtContent>
      <w:p w14:paraId="65D239C4" w14:textId="6C383F92" w:rsidR="00CA2C3B" w:rsidRPr="00207499" w:rsidRDefault="00CA2C3B">
        <w:pPr>
          <w:pStyle w:val="Footer"/>
          <w:jc w:val="right"/>
          <w:rPr>
            <w:rFonts w:ascii="Times New Roman" w:hAnsi="Times New Roman" w:cs="Times New Roman"/>
          </w:rPr>
        </w:pPr>
        <w:r w:rsidRPr="00207499">
          <w:rPr>
            <w:rFonts w:ascii="Times New Roman" w:hAnsi="Times New Roman" w:cs="Times New Roman"/>
          </w:rPr>
          <w:fldChar w:fldCharType="begin"/>
        </w:r>
        <w:r w:rsidRPr="00207499">
          <w:rPr>
            <w:rFonts w:ascii="Times New Roman" w:hAnsi="Times New Roman" w:cs="Times New Roman"/>
          </w:rPr>
          <w:instrText xml:space="preserve"> PAGE   \* MERGEFORMAT </w:instrText>
        </w:r>
        <w:r w:rsidRPr="00207499">
          <w:rPr>
            <w:rFonts w:ascii="Times New Roman" w:hAnsi="Times New Roman" w:cs="Times New Roman"/>
          </w:rPr>
          <w:fldChar w:fldCharType="separate"/>
        </w:r>
        <w:r w:rsidR="007C3657">
          <w:rPr>
            <w:rFonts w:ascii="Times New Roman" w:hAnsi="Times New Roman" w:cs="Times New Roman"/>
            <w:noProof/>
          </w:rPr>
          <w:t>5</w:t>
        </w:r>
        <w:r w:rsidRPr="00207499">
          <w:rPr>
            <w:rFonts w:ascii="Times New Roman" w:hAnsi="Times New Roman" w:cs="Times New Roman"/>
            <w:noProof/>
          </w:rPr>
          <w:fldChar w:fldCharType="end"/>
        </w:r>
      </w:p>
    </w:sdtContent>
  </w:sdt>
  <w:p w14:paraId="12A2FFF6" w14:textId="77777777" w:rsidR="00CA2C3B" w:rsidRDefault="00CA2C3B">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DDBB13E" w14:textId="77777777" w:rsidR="00CA2C3B" w:rsidRDefault="00CA2C3B" w:rsidP="00B23D83">
      <w:pPr>
        <w:spacing w:after="0" w:line="240" w:lineRule="auto"/>
      </w:pPr>
      <w:r>
        <w:separator/>
      </w:r>
    </w:p>
  </w:footnote>
  <w:footnote w:type="continuationSeparator" w:id="0">
    <w:p w14:paraId="0BDFC306" w14:textId="77777777" w:rsidR="00CA2C3B" w:rsidRDefault="00CA2C3B" w:rsidP="00B23D83">
      <w:pPr>
        <w:spacing w:after="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5ACAF4D" w14:textId="0BF80CB9" w:rsidR="00CA2C3B" w:rsidRPr="00207499" w:rsidRDefault="00CA2C3B" w:rsidP="00352BF2">
    <w:pPr>
      <w:pStyle w:val="Header"/>
      <w:jc w:val="right"/>
      <w:rPr>
        <w:rFonts w:ascii="Times New Roman" w:hAnsi="Times New Roman" w:cs="Times New Roman"/>
      </w:rPr>
    </w:pPr>
    <w:r w:rsidRPr="00207499">
      <w:rPr>
        <w:rFonts w:ascii="Times New Roman" w:hAnsi="Times New Roman" w:cs="Times New Roman"/>
      </w:rPr>
      <w:t>Lang Chen</w:t>
    </w:r>
  </w:p>
</w:hdr>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ang Chen">
    <w15:presenceInfo w15:providerId="AD" w15:userId="S-1-5-21-2000478354-1844237615-1801674531-454587"/>
  </w15:person>
  <w15:person w15:author="Lang Chen [2]">
    <w15:presenceInfo w15:providerId="AD" w15:userId="S-1-5-21-2000478354-1844237615-1801674531-454587"/>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0"/>
  <w:revisionView w:markup="0"/>
  <w:trackRevisions/>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23825"/>
    <w:rsid w:val="00015F12"/>
    <w:rsid w:val="000B14D8"/>
    <w:rsid w:val="000D5C47"/>
    <w:rsid w:val="00121D75"/>
    <w:rsid w:val="00162218"/>
    <w:rsid w:val="001C258E"/>
    <w:rsid w:val="001C625A"/>
    <w:rsid w:val="001D12B3"/>
    <w:rsid w:val="001E5BC7"/>
    <w:rsid w:val="00207499"/>
    <w:rsid w:val="00267A7F"/>
    <w:rsid w:val="00270E7B"/>
    <w:rsid w:val="0027757D"/>
    <w:rsid w:val="00284763"/>
    <w:rsid w:val="002B02D9"/>
    <w:rsid w:val="002D20BD"/>
    <w:rsid w:val="00323375"/>
    <w:rsid w:val="00323825"/>
    <w:rsid w:val="00352BF2"/>
    <w:rsid w:val="003A476E"/>
    <w:rsid w:val="003A5D8B"/>
    <w:rsid w:val="003E22F6"/>
    <w:rsid w:val="003F2592"/>
    <w:rsid w:val="00405893"/>
    <w:rsid w:val="00426DAC"/>
    <w:rsid w:val="0042708E"/>
    <w:rsid w:val="004376FB"/>
    <w:rsid w:val="004C434F"/>
    <w:rsid w:val="0050616A"/>
    <w:rsid w:val="00526D6C"/>
    <w:rsid w:val="00564254"/>
    <w:rsid w:val="005A35ED"/>
    <w:rsid w:val="005E7330"/>
    <w:rsid w:val="006302B6"/>
    <w:rsid w:val="00631BF1"/>
    <w:rsid w:val="00636B62"/>
    <w:rsid w:val="00642644"/>
    <w:rsid w:val="00661FB5"/>
    <w:rsid w:val="00665E15"/>
    <w:rsid w:val="00667883"/>
    <w:rsid w:val="006B0D86"/>
    <w:rsid w:val="006B7826"/>
    <w:rsid w:val="006C13DC"/>
    <w:rsid w:val="006F1C6B"/>
    <w:rsid w:val="006F5A65"/>
    <w:rsid w:val="00712E86"/>
    <w:rsid w:val="00776C1E"/>
    <w:rsid w:val="007C3657"/>
    <w:rsid w:val="007D5F8F"/>
    <w:rsid w:val="007F0640"/>
    <w:rsid w:val="00837BD3"/>
    <w:rsid w:val="00875021"/>
    <w:rsid w:val="008B2E52"/>
    <w:rsid w:val="0091254A"/>
    <w:rsid w:val="0092470A"/>
    <w:rsid w:val="00925347"/>
    <w:rsid w:val="00931EAA"/>
    <w:rsid w:val="009320C2"/>
    <w:rsid w:val="00987802"/>
    <w:rsid w:val="00991E71"/>
    <w:rsid w:val="009C08DE"/>
    <w:rsid w:val="009D19BA"/>
    <w:rsid w:val="009E1AC9"/>
    <w:rsid w:val="00A14BC4"/>
    <w:rsid w:val="00A30FDF"/>
    <w:rsid w:val="00A419B6"/>
    <w:rsid w:val="00A50A59"/>
    <w:rsid w:val="00A83B47"/>
    <w:rsid w:val="00AB1CB2"/>
    <w:rsid w:val="00AD77CC"/>
    <w:rsid w:val="00AE3591"/>
    <w:rsid w:val="00B23D83"/>
    <w:rsid w:val="00B37356"/>
    <w:rsid w:val="00B513F7"/>
    <w:rsid w:val="00B754AE"/>
    <w:rsid w:val="00B91746"/>
    <w:rsid w:val="00B929D5"/>
    <w:rsid w:val="00BD1BFE"/>
    <w:rsid w:val="00BD7FD2"/>
    <w:rsid w:val="00BE1FAC"/>
    <w:rsid w:val="00BE7494"/>
    <w:rsid w:val="00C37975"/>
    <w:rsid w:val="00C71945"/>
    <w:rsid w:val="00CA2C3B"/>
    <w:rsid w:val="00D041C9"/>
    <w:rsid w:val="00D35CCF"/>
    <w:rsid w:val="00D5786B"/>
    <w:rsid w:val="00D66C1F"/>
    <w:rsid w:val="00D7790A"/>
    <w:rsid w:val="00D82991"/>
    <w:rsid w:val="00D93DB2"/>
    <w:rsid w:val="00DB3C71"/>
    <w:rsid w:val="00DC1258"/>
    <w:rsid w:val="00E024A4"/>
    <w:rsid w:val="00E4383D"/>
    <w:rsid w:val="00E84BE8"/>
    <w:rsid w:val="00ED31EC"/>
    <w:rsid w:val="00ED7742"/>
    <w:rsid w:val="00F13497"/>
    <w:rsid w:val="00F64C82"/>
    <w:rsid w:val="00F738CC"/>
    <w:rsid w:val="00F77036"/>
    <w:rsid w:val="00F90346"/>
    <w:rsid w:val="00FC1830"/>
    <w:rsid w:val="00FE7AA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57BCF96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27757D"/>
    <w:rPr>
      <w:sz w:val="16"/>
      <w:szCs w:val="16"/>
    </w:rPr>
  </w:style>
  <w:style w:type="paragraph" w:styleId="CommentText">
    <w:name w:val="annotation text"/>
    <w:basedOn w:val="Normal"/>
    <w:link w:val="CommentTextChar"/>
    <w:uiPriority w:val="99"/>
    <w:semiHidden/>
    <w:unhideWhenUsed/>
    <w:rsid w:val="0027757D"/>
    <w:pPr>
      <w:spacing w:line="240" w:lineRule="auto"/>
    </w:pPr>
    <w:rPr>
      <w:sz w:val="20"/>
      <w:szCs w:val="20"/>
    </w:rPr>
  </w:style>
  <w:style w:type="character" w:customStyle="1" w:styleId="CommentTextChar">
    <w:name w:val="Comment Text Char"/>
    <w:basedOn w:val="DefaultParagraphFont"/>
    <w:link w:val="CommentText"/>
    <w:uiPriority w:val="99"/>
    <w:semiHidden/>
    <w:rsid w:val="0027757D"/>
    <w:rPr>
      <w:sz w:val="20"/>
      <w:szCs w:val="20"/>
    </w:rPr>
  </w:style>
  <w:style w:type="paragraph" w:styleId="CommentSubject">
    <w:name w:val="annotation subject"/>
    <w:basedOn w:val="CommentText"/>
    <w:next w:val="CommentText"/>
    <w:link w:val="CommentSubjectChar"/>
    <w:uiPriority w:val="99"/>
    <w:semiHidden/>
    <w:unhideWhenUsed/>
    <w:rsid w:val="0027757D"/>
    <w:rPr>
      <w:b/>
      <w:bCs/>
    </w:rPr>
  </w:style>
  <w:style w:type="character" w:customStyle="1" w:styleId="CommentSubjectChar">
    <w:name w:val="Comment Subject Char"/>
    <w:basedOn w:val="CommentTextChar"/>
    <w:link w:val="CommentSubject"/>
    <w:uiPriority w:val="99"/>
    <w:semiHidden/>
    <w:rsid w:val="0027757D"/>
    <w:rPr>
      <w:b/>
      <w:bCs/>
      <w:sz w:val="20"/>
      <w:szCs w:val="20"/>
    </w:rPr>
  </w:style>
  <w:style w:type="paragraph" w:styleId="BalloonText">
    <w:name w:val="Balloon Text"/>
    <w:basedOn w:val="Normal"/>
    <w:link w:val="BalloonTextChar"/>
    <w:uiPriority w:val="99"/>
    <w:semiHidden/>
    <w:unhideWhenUsed/>
    <w:rsid w:val="0027757D"/>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7757D"/>
    <w:rPr>
      <w:rFonts w:ascii="Segoe UI" w:hAnsi="Segoe UI" w:cs="Segoe UI"/>
      <w:sz w:val="18"/>
      <w:szCs w:val="18"/>
    </w:rPr>
  </w:style>
  <w:style w:type="paragraph" w:customStyle="1" w:styleId="Normal1">
    <w:name w:val="Normal1"/>
    <w:rsid w:val="00F77036"/>
    <w:pPr>
      <w:spacing w:after="0" w:line="276" w:lineRule="auto"/>
    </w:pPr>
    <w:rPr>
      <w:rFonts w:ascii="Arial" w:eastAsia="Arial" w:hAnsi="Arial" w:cs="Arial"/>
      <w:color w:val="000000"/>
    </w:rPr>
  </w:style>
  <w:style w:type="paragraph" w:styleId="Header">
    <w:name w:val="header"/>
    <w:basedOn w:val="Normal"/>
    <w:link w:val="HeaderChar"/>
    <w:uiPriority w:val="99"/>
    <w:unhideWhenUsed/>
    <w:rsid w:val="00B23D83"/>
    <w:pPr>
      <w:tabs>
        <w:tab w:val="center" w:pos="4680"/>
        <w:tab w:val="right" w:pos="9360"/>
      </w:tabs>
      <w:spacing w:after="0" w:line="240" w:lineRule="auto"/>
    </w:pPr>
  </w:style>
  <w:style w:type="character" w:customStyle="1" w:styleId="HeaderChar">
    <w:name w:val="Header Char"/>
    <w:basedOn w:val="DefaultParagraphFont"/>
    <w:link w:val="Header"/>
    <w:uiPriority w:val="99"/>
    <w:rsid w:val="00B23D83"/>
  </w:style>
  <w:style w:type="paragraph" w:styleId="Footer">
    <w:name w:val="footer"/>
    <w:basedOn w:val="Normal"/>
    <w:link w:val="FooterChar"/>
    <w:uiPriority w:val="99"/>
    <w:unhideWhenUsed/>
    <w:rsid w:val="00B23D83"/>
    <w:pPr>
      <w:tabs>
        <w:tab w:val="center" w:pos="4680"/>
        <w:tab w:val="right" w:pos="9360"/>
      </w:tabs>
      <w:spacing w:after="0" w:line="240" w:lineRule="auto"/>
    </w:pPr>
  </w:style>
  <w:style w:type="character" w:customStyle="1" w:styleId="FooterChar">
    <w:name w:val="Footer Char"/>
    <w:basedOn w:val="DefaultParagraphFont"/>
    <w:link w:val="Footer"/>
    <w:uiPriority w:val="99"/>
    <w:rsid w:val="00B23D8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870367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emf"/><Relationship Id="rId20" Type="http://schemas.openxmlformats.org/officeDocument/2006/relationships/theme" Target="theme/theme1.xml"/><Relationship Id="rId21" Type="http://schemas.microsoft.com/office/2011/relationships/people" Target="people.xml"/><Relationship Id="rId22" Type="http://schemas.microsoft.com/office/2011/relationships/commentsExtended" Target="commentsExtended.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comments" Target="comments.xml"/><Relationship Id="rId13" Type="http://schemas.openxmlformats.org/officeDocument/2006/relationships/image" Target="media/image4.jpeg"/><Relationship Id="rId14" Type="http://schemas.openxmlformats.org/officeDocument/2006/relationships/image" Target="media/image6.jpeg"/><Relationship Id="rId15" Type="http://schemas.openxmlformats.org/officeDocument/2006/relationships/image" Target="media/image5.emf"/><Relationship Id="rId16" Type="http://schemas.openxmlformats.org/officeDocument/2006/relationships/image" Target="media/image7.emf"/><Relationship Id="rId17" Type="http://schemas.openxmlformats.org/officeDocument/2006/relationships/header" Target="header1.xml"/><Relationship Id="rId18" Type="http://schemas.openxmlformats.org/officeDocument/2006/relationships/footer" Target="footer1.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58AED3-E76B-F446-847C-B95A73E782C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710</TotalTime>
  <Pages>6</Pages>
  <Words>3044</Words>
  <Characters>17356</Characters>
  <Application>Microsoft Macintosh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Chen, Lang</dc:creator>
  <cp:keywords/>
  <dc:description/>
  <cp:lastModifiedBy>Jeff Shrager</cp:lastModifiedBy>
  <cp:revision>40</cp:revision>
  <dcterms:created xsi:type="dcterms:W3CDTF">2015-09-12T16:06:00Z</dcterms:created>
  <dcterms:modified xsi:type="dcterms:W3CDTF">2015-09-16T20:28:00Z</dcterms:modified>
</cp:coreProperties>
</file>