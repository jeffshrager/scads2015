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928126" w14:textId="77777777" w:rsidR="00BD4E32" w:rsidRDefault="00581542">
      <w:pPr>
        <w:spacing w:after="0" w:line="240" w:lineRule="auto"/>
        <w:rPr>
          <w:rFonts w:ascii="Times New Roman" w:hAnsi="Times New Roman" w:cs="Times New Roman"/>
          <w:b/>
          <w:sz w:val="24"/>
          <w:szCs w:val="24"/>
          <w:lang w:eastAsia="zh-CN"/>
        </w:rPr>
      </w:pPr>
      <w:r>
        <w:rPr>
          <w:rFonts w:ascii="Times New Roman" w:hAnsi="Times New Roman" w:cs="Times New Roman"/>
          <w:b/>
          <w:sz w:val="24"/>
          <w:szCs w:val="24"/>
        </w:rPr>
        <w:t>B</w:t>
      </w:r>
      <w:r>
        <w:rPr>
          <w:rFonts w:ascii="Times New Roman" w:hAnsi="Times New Roman" w:cs="Times New Roman"/>
          <w:b/>
          <w:sz w:val="24"/>
          <w:szCs w:val="24"/>
          <w:lang w:eastAsia="zh-CN"/>
        </w:rPr>
        <w:t>ACKGROUND</w:t>
      </w:r>
    </w:p>
    <w:p w14:paraId="22716978" w14:textId="05F03C26" w:rsidR="00BD4E32" w:rsidRDefault="00DE6ACA">
      <w:pPr>
        <w:spacing w:after="0"/>
        <w:ind w:firstLineChars="200" w:firstLine="480"/>
        <w:rPr>
          <w:rFonts w:ascii="Times New Roman" w:hAnsi="Times New Roman" w:cs="Times New Roman"/>
          <w:color w:val="222222"/>
          <w:sz w:val="24"/>
          <w:szCs w:val="24"/>
          <w:shd w:val="clear" w:color="auto" w:fill="FFFFFF"/>
        </w:rPr>
      </w:pPr>
      <w:commentRangeStart w:id="0"/>
      <w:ins w:id="1" w:author="Jeff Shrager" w:date="2015-09-20T08:37:00Z">
        <w:r>
          <w:rPr>
            <w:rFonts w:ascii="Times New Roman" w:hAnsi="Times New Roman" w:cs="Times New Roman"/>
            <w:color w:val="222222"/>
            <w:sz w:val="24"/>
            <w:szCs w:val="24"/>
            <w:shd w:val="clear" w:color="auto" w:fill="FFFFFF"/>
          </w:rPr>
          <w:t xml:space="preserve">Modern </w:t>
        </w:r>
      </w:ins>
      <w:del w:id="2" w:author="Jeff Shrager" w:date="2015-09-20T08:36:00Z">
        <w:r w:rsidR="00581542" w:rsidDel="00633C6F">
          <w:rPr>
            <w:rFonts w:ascii="Times New Roman" w:hAnsi="Times New Roman" w:cs="Times New Roman"/>
            <w:color w:val="222222"/>
            <w:sz w:val="24"/>
            <w:szCs w:val="24"/>
            <w:shd w:val="clear" w:color="auto" w:fill="FFFFFF"/>
          </w:rPr>
          <w:delText xml:space="preserve">Cognitive </w:delText>
        </w:r>
      </w:del>
      <w:ins w:id="3" w:author="Jeff Shrager" w:date="2015-09-20T08:37:00Z">
        <w:r>
          <w:rPr>
            <w:rFonts w:ascii="Times New Roman" w:hAnsi="Times New Roman" w:cs="Times New Roman"/>
            <w:color w:val="222222"/>
            <w:sz w:val="24"/>
            <w:szCs w:val="24"/>
            <w:shd w:val="clear" w:color="auto" w:fill="FFFFFF"/>
          </w:rPr>
          <w:t>s</w:t>
        </w:r>
      </w:ins>
      <w:ins w:id="4" w:author="Jeff Shrager" w:date="2015-09-20T08:36:00Z">
        <w:r w:rsidR="00633C6F">
          <w:rPr>
            <w:rFonts w:ascii="Times New Roman" w:hAnsi="Times New Roman" w:cs="Times New Roman"/>
            <w:color w:val="222222"/>
            <w:sz w:val="24"/>
            <w:szCs w:val="24"/>
            <w:shd w:val="clear" w:color="auto" w:fill="FFFFFF"/>
          </w:rPr>
          <w:t xml:space="preserve">ystems </w:t>
        </w:r>
      </w:ins>
      <w:r w:rsidR="00581542">
        <w:rPr>
          <w:rFonts w:ascii="Times New Roman" w:hAnsi="Times New Roman" w:cs="Times New Roman"/>
          <w:color w:val="222222"/>
          <w:sz w:val="24"/>
          <w:szCs w:val="24"/>
          <w:shd w:val="clear" w:color="auto" w:fill="FFFFFF"/>
        </w:rPr>
        <w:t>neuroscience</w:t>
      </w:r>
      <w:commentRangeEnd w:id="0"/>
      <w:r>
        <w:rPr>
          <w:rStyle w:val="CommentReference"/>
        </w:rPr>
        <w:commentReference w:id="0"/>
      </w:r>
      <w:r w:rsidR="00581542">
        <w:rPr>
          <w:rFonts w:ascii="Times New Roman" w:hAnsi="Times New Roman" w:cs="Times New Roman"/>
          <w:color w:val="222222"/>
          <w:sz w:val="24"/>
          <w:szCs w:val="24"/>
          <w:shd w:val="clear" w:color="auto" w:fill="FFFFFF"/>
        </w:rPr>
        <w:t xml:space="preserve"> </w:t>
      </w:r>
      <w:del w:id="5" w:author="Jeff Shrager" w:date="2015-09-20T08:37:00Z">
        <w:r w:rsidR="00581542" w:rsidDel="00633C6F">
          <w:rPr>
            <w:rFonts w:ascii="Times New Roman" w:hAnsi="Times New Roman" w:cs="Times New Roman"/>
            <w:color w:val="222222"/>
            <w:sz w:val="24"/>
            <w:szCs w:val="24"/>
            <w:shd w:val="clear" w:color="auto" w:fill="FFFFFF"/>
          </w:rPr>
          <w:delText>is entering an era in which the aim is</w:delText>
        </w:r>
      </w:del>
      <w:ins w:id="6" w:author="Jeff Shrager" w:date="2015-09-20T08:37:00Z">
        <w:r w:rsidR="00633C6F">
          <w:rPr>
            <w:rFonts w:ascii="Times New Roman" w:hAnsi="Times New Roman" w:cs="Times New Roman"/>
            <w:color w:val="222222"/>
            <w:sz w:val="24"/>
            <w:szCs w:val="24"/>
            <w:shd w:val="clear" w:color="auto" w:fill="FFFFFF"/>
          </w:rPr>
          <w:t>seeks</w:t>
        </w:r>
      </w:ins>
      <w:r w:rsidR="00581542">
        <w:rPr>
          <w:rFonts w:ascii="Times New Roman" w:hAnsi="Times New Roman" w:cs="Times New Roman"/>
          <w:color w:val="222222"/>
          <w:sz w:val="24"/>
          <w:szCs w:val="24"/>
          <w:shd w:val="clear" w:color="auto" w:fill="FFFFFF"/>
        </w:rPr>
        <w:t xml:space="preserve"> to understand how complex behavior arises from the dynamic information exchange and control process across the network of brain regions, and how these change with learning and development. Children’s arithmetic, more specifically children's small number addition (hereafter </w:t>
      </w:r>
      <w:r w:rsidR="00581542">
        <w:rPr>
          <w:rFonts w:ascii="Times New Roman" w:hAnsi="Times New Roman" w:cs="Times New Roman"/>
          <w:color w:val="222222"/>
          <w:sz w:val="24"/>
          <w:szCs w:val="24"/>
          <w:shd w:val="clear" w:color="auto" w:fill="FFFFFF"/>
          <w:lang w:eastAsia="zh-CN"/>
        </w:rPr>
        <w:t>“</w:t>
      </w:r>
      <w:r w:rsidR="00581542">
        <w:rPr>
          <w:rFonts w:ascii="Times New Roman" w:hAnsi="Times New Roman" w:cs="Times New Roman"/>
          <w:color w:val="222222"/>
          <w:sz w:val="24"/>
          <w:szCs w:val="24"/>
          <w:shd w:val="clear" w:color="auto" w:fill="FFFFFF"/>
        </w:rPr>
        <w:t>addition</w:t>
      </w:r>
      <w:r w:rsidR="00581542">
        <w:rPr>
          <w:rFonts w:ascii="Times New Roman" w:hAnsi="Times New Roman" w:cs="Times New Roman"/>
          <w:color w:val="222222"/>
          <w:sz w:val="24"/>
          <w:szCs w:val="24"/>
          <w:shd w:val="clear" w:color="auto" w:fill="FFFFFF"/>
          <w:lang w:eastAsia="zh-CN"/>
        </w:rPr>
        <w:t>”</w:t>
      </w:r>
      <w:r w:rsidR="00581542">
        <w:rPr>
          <w:rFonts w:ascii="Times New Roman" w:hAnsi="Times New Roman" w:cs="Times New Roman"/>
          <w:color w:val="222222"/>
          <w:sz w:val="24"/>
          <w:szCs w:val="24"/>
          <w:shd w:val="clear" w:color="auto" w:fill="FFFFFF"/>
        </w:rPr>
        <w:t xml:space="preserve">) provides a unique opportunity to investigate these questions, as the phenomena in this domain are complex and foundational, yet still tractable. </w:t>
      </w:r>
      <w:del w:id="7" w:author="Jeff Shrager" w:date="2015-09-20T07:56:00Z">
        <w:r w:rsidR="00581542" w:rsidDel="00782DD9">
          <w:rPr>
            <w:rFonts w:ascii="Times New Roman" w:hAnsi="Times New Roman" w:cs="Times New Roman"/>
            <w:color w:val="222222"/>
            <w:sz w:val="24"/>
            <w:szCs w:val="24"/>
            <w:shd w:val="clear" w:color="auto" w:fill="FFFFFF"/>
          </w:rPr>
          <w:delText>Unlike many domains, a</w:delText>
        </w:r>
      </w:del>
      <w:ins w:id="8" w:author="Jeff Shrager" w:date="2015-09-20T07:56:00Z">
        <w:r w:rsidR="00782DD9">
          <w:rPr>
            <w:rFonts w:ascii="Times New Roman" w:hAnsi="Times New Roman" w:cs="Times New Roman"/>
            <w:color w:val="222222"/>
            <w:sz w:val="24"/>
            <w:szCs w:val="24"/>
            <w:shd w:val="clear" w:color="auto" w:fill="FFFFFF"/>
          </w:rPr>
          <w:t>A</w:t>
        </w:r>
      </w:ins>
      <w:r w:rsidR="00581542">
        <w:rPr>
          <w:rFonts w:ascii="Times New Roman" w:hAnsi="Times New Roman" w:cs="Times New Roman"/>
          <w:color w:val="222222"/>
          <w:sz w:val="24"/>
          <w:szCs w:val="24"/>
          <w:shd w:val="clear" w:color="auto" w:fill="FFFFFF"/>
        </w:rPr>
        <w:t>ddition involves a range of cognitiv</w:t>
      </w:r>
      <w:r w:rsidR="004069E6">
        <w:rPr>
          <w:rFonts w:ascii="Times New Roman" w:hAnsi="Times New Roman" w:cs="Times New Roman" w:hint="eastAsia"/>
          <w:color w:val="222222"/>
          <w:sz w:val="24"/>
          <w:szCs w:val="24"/>
          <w:shd w:val="clear" w:color="auto" w:fill="FFFFFF"/>
          <w:lang w:eastAsia="zh-CN"/>
        </w:rPr>
        <w:t>e,</w:t>
      </w:r>
      <w:r w:rsidR="00581542">
        <w:rPr>
          <w:rFonts w:ascii="Times New Roman" w:hAnsi="Times New Roman" w:cs="Times New Roman"/>
          <w:color w:val="222222"/>
          <w:sz w:val="24"/>
          <w:szCs w:val="24"/>
          <w:shd w:val="clear" w:color="auto" w:fill="FFFFFF"/>
        </w:rPr>
        <w:t xml:space="preserve"> often physical action</w:t>
      </w:r>
      <w:r w:rsidR="004069E6">
        <w:rPr>
          <w:rFonts w:ascii="Times New Roman" w:hAnsi="Times New Roman" w:cs="Times New Roman" w:hint="eastAsia"/>
          <w:color w:val="222222"/>
          <w:sz w:val="24"/>
          <w:szCs w:val="24"/>
          <w:shd w:val="clear" w:color="auto" w:fill="FFFFFF"/>
          <w:lang w:eastAsia="zh-CN"/>
        </w:rPr>
        <w:t>s</w:t>
      </w:r>
      <w:r w:rsidR="001B129B" w:rsidRPr="00AC37BB">
        <w:rPr>
          <w:rFonts w:ascii="Times New Roman" w:hAnsi="Times New Roman" w:cs="Times New Roman"/>
          <w:color w:val="222222"/>
          <w:sz w:val="24"/>
          <w:szCs w:val="24"/>
          <w:shd w:val="clear" w:color="auto" w:fill="FFFFFF"/>
        </w:rPr>
        <w:fldChar w:fldCharType="begin"/>
      </w:r>
      <w:r w:rsidR="00581542">
        <w:rPr>
          <w:rFonts w:ascii="Times New Roman" w:hAnsi="Times New Roman" w:cs="Times New Roman"/>
          <w:color w:val="222222"/>
          <w:sz w:val="24"/>
          <w:szCs w:val="24"/>
          <w:shd w:val="clear" w:color="auto" w:fill="FFFFFF"/>
        </w:rPr>
        <w:instrText xml:space="preserve"> ADDIN EN.CITE &lt;EndNote&gt;&lt;Cite&gt;&lt;Author&gt;Siegler&lt;/Author&gt;&lt;Year&gt;1996&lt;/Year&gt;&lt;RecNum&gt;1294&lt;/RecNum&gt;&lt;DisplayText&gt;&lt;style face="superscript"&gt;1, 2&lt;/style&gt;&lt;/DisplayText&gt;&lt;record&gt;&lt;rec-number&gt;1294&lt;/rec-number&gt;&lt;foreign-keys&gt;&lt;key app="EN" db-id="w2vfvr2wlz2vzfe9sscp0ff7f0pardxptwdw"&gt;1294&lt;/key&gt;&lt;/foreign-keys&gt;&lt;ref-type name="Book"&gt;6&lt;/ref-type&gt;&lt;contributors&gt;&lt;authors&gt;&lt;author&gt;Siegler, Robert S&lt;/author&gt;&lt;/authors&gt;&lt;/contributors&gt;&lt;titles&gt;&lt;title&gt;Emerging minds: The process of change in children&amp;apos;s thinking&lt;/title&gt;&lt;/titles&gt;&lt;dates&gt;&lt;year&gt;1996&lt;/year&gt;&lt;/dates&gt;&lt;publisher&gt;Oxford University Press&lt;/publisher&gt;&lt;isbn&gt;0195352084&lt;/isbn&gt;&lt;urls&gt;&lt;/urls&gt;&lt;/record&gt;&lt;/Cite&gt;&lt;Cite&gt;&lt;Author&gt;Geary&lt;/Author&gt;&lt;Year&gt;1994&lt;/Year&gt;&lt;RecNum&gt;1293&lt;/RecNum&gt;&lt;record&gt;&lt;rec-number&gt;1293&lt;/rec-number&gt;&lt;foreign-keys&gt;&lt;key app="EN" db-id="w2vfvr2wlz2vzfe9sscp0ff7f0pardxptwdw"&gt;1293&lt;/key&gt;&lt;/foreign-keys&gt;&lt;ref-type name="Book"&gt;6&lt;/ref-type&gt;&lt;contributors&gt;&lt;authors&gt;&lt;author&gt;Geary, David C&lt;/author&gt;&lt;/authors&gt;&lt;/contributors&gt;&lt;titles&gt;&lt;title&gt;Children&amp;apos;s mathematical development: Research and practical applications&lt;/title&gt;&lt;/titles&gt;&lt;dates&gt;&lt;year&gt;1994&lt;/year&gt;&lt;/dates&gt;&lt;publisher&gt;American Psychological Association&lt;/publisher&gt;&lt;isbn&gt;1557982589&lt;/isbn&gt;&lt;urls&gt;&lt;/urls&gt;&lt;/record&gt;&lt;/Cite&gt;&lt;/EndNote&gt;</w:instrText>
      </w:r>
      <w:r w:rsidR="001B129B" w:rsidRPr="00AC37BB">
        <w:rPr>
          <w:rFonts w:ascii="Times New Roman" w:hAnsi="Times New Roman" w:cs="Times New Roman"/>
          <w:color w:val="222222"/>
          <w:sz w:val="24"/>
          <w:szCs w:val="24"/>
          <w:shd w:val="clear" w:color="auto" w:fill="FFFFFF"/>
        </w:rPr>
        <w:fldChar w:fldCharType="separate"/>
      </w:r>
      <w:hyperlink w:anchor="_ENREF_1" w:tooltip="Siegler, 1996 #1294" w:history="1">
        <w:r w:rsidR="00DB5A93">
          <w:rPr>
            <w:rFonts w:ascii="Times New Roman" w:hAnsi="Times New Roman" w:cs="Times New Roman"/>
            <w:noProof/>
            <w:color w:val="222222"/>
            <w:sz w:val="24"/>
            <w:szCs w:val="24"/>
            <w:shd w:val="clear" w:color="auto" w:fill="FFFFFF"/>
            <w:vertAlign w:val="superscript"/>
          </w:rPr>
          <w:t>1</w:t>
        </w:r>
      </w:hyperlink>
      <w:r w:rsidR="00581542">
        <w:rPr>
          <w:rFonts w:ascii="Times New Roman" w:hAnsi="Times New Roman" w:cs="Times New Roman"/>
          <w:noProof/>
          <w:color w:val="222222"/>
          <w:sz w:val="24"/>
          <w:szCs w:val="24"/>
          <w:shd w:val="clear" w:color="auto" w:fill="FFFFFF"/>
          <w:vertAlign w:val="superscript"/>
        </w:rPr>
        <w:t xml:space="preserve">, </w:t>
      </w:r>
      <w:hyperlink w:anchor="_ENREF_2" w:tooltip="Geary, 1994 #1293" w:history="1">
        <w:r w:rsidR="00DB5A93">
          <w:rPr>
            <w:rFonts w:ascii="Times New Roman" w:hAnsi="Times New Roman" w:cs="Times New Roman"/>
            <w:noProof/>
            <w:color w:val="222222"/>
            <w:sz w:val="24"/>
            <w:szCs w:val="24"/>
            <w:shd w:val="clear" w:color="auto" w:fill="FFFFFF"/>
            <w:vertAlign w:val="superscript"/>
          </w:rPr>
          <w:t>2</w:t>
        </w:r>
      </w:hyperlink>
      <w:r w:rsidR="001B129B" w:rsidRPr="00AC37BB">
        <w:rPr>
          <w:rFonts w:ascii="Times New Roman" w:hAnsi="Times New Roman" w:cs="Times New Roman"/>
          <w:color w:val="222222"/>
          <w:sz w:val="24"/>
          <w:szCs w:val="24"/>
          <w:shd w:val="clear" w:color="auto" w:fill="FFFFFF"/>
        </w:rPr>
        <w:fldChar w:fldCharType="end"/>
      </w:r>
      <w:r w:rsidR="00581542">
        <w:rPr>
          <w:rFonts w:ascii="Times New Roman" w:hAnsi="Times New Roman" w:cs="Times New Roman"/>
          <w:color w:val="222222"/>
          <w:sz w:val="24"/>
          <w:szCs w:val="24"/>
          <w:shd w:val="clear" w:color="auto" w:fill="FFFFFF"/>
        </w:rPr>
        <w:t>, yet it has well-defined structur</w:t>
      </w:r>
      <w:r w:rsidR="00581542">
        <w:rPr>
          <w:rFonts w:ascii="Times New Roman" w:hAnsi="Times New Roman" w:cs="Times New Roman"/>
          <w:color w:val="222222"/>
          <w:sz w:val="24"/>
          <w:szCs w:val="24"/>
          <w:shd w:val="clear" w:color="auto" w:fill="FFFFFF"/>
          <w:lang w:eastAsia="zh-CN"/>
        </w:rPr>
        <w:t>e</w:t>
      </w:r>
      <w:r w:rsidR="00581542">
        <w:rPr>
          <w:rFonts w:ascii="Times New Roman" w:hAnsi="Times New Roman" w:cs="Times New Roman"/>
          <w:color w:val="222222"/>
          <w:sz w:val="24"/>
          <w:szCs w:val="24"/>
          <w:shd w:val="clear" w:color="auto" w:fill="FFFFFF"/>
        </w:rPr>
        <w:t xml:space="preserve"> with formally correct answers, so that the space of possible correct (or plausibly incorrect) algorithms can be clearly mapped out</w:t>
      </w:r>
      <w:hyperlink w:anchor="_ENREF_3" w:tooltip="VanLehn, 1990 #1295" w:history="1">
        <w:r w:rsidR="001B129B" w:rsidRPr="00AC37BB">
          <w:rPr>
            <w:rFonts w:ascii="Times New Roman" w:hAnsi="Times New Roman" w:cs="Times New Roman"/>
            <w:color w:val="222222"/>
            <w:sz w:val="24"/>
            <w:szCs w:val="24"/>
            <w:shd w:val="clear" w:color="auto" w:fill="FFFFFF"/>
          </w:rPr>
          <w:fldChar w:fldCharType="begin"/>
        </w:r>
        <w:r w:rsidR="00DB5A93">
          <w:rPr>
            <w:rFonts w:ascii="Times New Roman" w:hAnsi="Times New Roman" w:cs="Times New Roman"/>
            <w:color w:val="222222"/>
            <w:sz w:val="24"/>
            <w:szCs w:val="24"/>
            <w:shd w:val="clear" w:color="auto" w:fill="FFFFFF"/>
          </w:rPr>
          <w:instrText xml:space="preserve"> ADDIN EN.CITE &lt;EndNote&gt;&lt;Cite&gt;&lt;Author&gt;VanLehn&lt;/Author&gt;&lt;Year&gt;1990&lt;/Year&gt;&lt;RecNum&gt;1295&lt;/RecNum&gt;&lt;DisplayText&gt;&lt;style face="superscript"&gt;3&lt;/style&gt;&lt;/DisplayText&gt;&lt;record&gt;&lt;rec-number&gt;1295&lt;/rec-number&gt;&lt;foreign-keys&gt;&lt;key app="EN" db-id="w2vfvr2wlz2vzfe9sscp0ff7f0pardxptwdw"&gt;1295&lt;/key&gt;&lt;/foreign-keys&gt;&lt;ref-type name="Book"&gt;6&lt;/ref-type&gt;&lt;contributors&gt;&lt;authors&gt;&lt;author&gt;VanLehn, Kurt&lt;/author&gt;&lt;/authors&gt;&lt;/contributors&gt;&lt;titles&gt;&lt;title&gt;Mind bugs: The origins of procedural misconceptions&lt;/title&gt;&lt;/titles&gt;&lt;dates&gt;&lt;year&gt;1990&lt;/year&gt;&lt;/dates&gt;&lt;publisher&gt;MIT press&lt;/publisher&gt;&lt;isbn&gt;0262220369&lt;/isbn&gt;&lt;urls&gt;&lt;/urls&gt;&lt;/record&gt;&lt;/Cite&gt;&lt;/EndNote&gt;</w:instrText>
        </w:r>
        <w:r w:rsidR="001B129B" w:rsidRPr="00AC37BB">
          <w:rPr>
            <w:rFonts w:ascii="Times New Roman" w:hAnsi="Times New Roman" w:cs="Times New Roman"/>
            <w:color w:val="222222"/>
            <w:sz w:val="24"/>
            <w:szCs w:val="24"/>
            <w:shd w:val="clear" w:color="auto" w:fill="FFFFFF"/>
          </w:rPr>
          <w:fldChar w:fldCharType="separate"/>
        </w:r>
        <w:r w:rsidR="00DB5A93">
          <w:rPr>
            <w:rFonts w:ascii="Times New Roman" w:hAnsi="Times New Roman" w:cs="Times New Roman"/>
            <w:noProof/>
            <w:color w:val="222222"/>
            <w:sz w:val="24"/>
            <w:szCs w:val="24"/>
            <w:shd w:val="clear" w:color="auto" w:fill="FFFFFF"/>
            <w:vertAlign w:val="superscript"/>
          </w:rPr>
          <w:t>3</w:t>
        </w:r>
        <w:r w:rsidR="001B129B" w:rsidRPr="00AC37BB">
          <w:rPr>
            <w:rFonts w:ascii="Times New Roman" w:hAnsi="Times New Roman" w:cs="Times New Roman"/>
            <w:color w:val="222222"/>
            <w:sz w:val="24"/>
            <w:szCs w:val="24"/>
            <w:shd w:val="clear" w:color="auto" w:fill="FFFFFF"/>
          </w:rPr>
          <w:fldChar w:fldCharType="end"/>
        </w:r>
      </w:hyperlink>
      <w:r w:rsidR="00581542">
        <w:rPr>
          <w:rFonts w:ascii="Times New Roman" w:hAnsi="Times New Roman" w:cs="Times New Roman"/>
          <w:color w:val="222222"/>
          <w:sz w:val="24"/>
          <w:szCs w:val="24"/>
          <w:shd w:val="clear" w:color="auto" w:fill="FFFFFF"/>
        </w:rPr>
        <w:t xml:space="preserve">. Moreover, how children carry out addition, what mistakes they make, and how they transition from pre-addition (only knowing counting sequences) through adult-type </w:t>
      </w:r>
      <w:r w:rsidR="00581542">
        <w:rPr>
          <w:rFonts w:ascii="Times New Roman" w:hAnsi="Times New Roman" w:cs="Times New Roman"/>
          <w:color w:val="222222"/>
          <w:sz w:val="24"/>
          <w:szCs w:val="24"/>
          <w:shd w:val="clear" w:color="auto" w:fill="FFFFFF"/>
          <w:lang w:eastAsia="zh-CN"/>
        </w:rPr>
        <w:t>“</w:t>
      </w:r>
      <w:r w:rsidR="00581542">
        <w:rPr>
          <w:rFonts w:ascii="Times New Roman" w:hAnsi="Times New Roman" w:cs="Times New Roman"/>
          <w:color w:val="222222"/>
          <w:sz w:val="24"/>
          <w:szCs w:val="24"/>
          <w:shd w:val="clear" w:color="auto" w:fill="FFFFFF"/>
        </w:rPr>
        <w:t>pure retrieval</w:t>
      </w:r>
      <w:r w:rsidR="00581542">
        <w:rPr>
          <w:rFonts w:ascii="Times New Roman" w:hAnsi="Times New Roman" w:cs="Times New Roman"/>
          <w:color w:val="222222"/>
          <w:sz w:val="24"/>
          <w:szCs w:val="24"/>
          <w:shd w:val="clear" w:color="auto" w:fill="FFFFFF"/>
          <w:lang w:eastAsia="zh-CN"/>
        </w:rPr>
        <w:t>”</w:t>
      </w:r>
      <w:hyperlink w:anchor="_ENREF_4" w:tooltip="Siegler, 1984 #1299" w:history="1">
        <w:r w:rsidR="001B129B"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Ij40LTg8L3N0eWxlPjwvRGlzcGxheVRleHQ+PHJlY29yZD48cmVjLW51bWJlcj4xMjk5PC9yZWMt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</w:fldData>
          </w:fldChar>
        </w:r>
        <w:r w:rsidR="00DB5A93">
          <w:rPr>
            <w:rFonts w:ascii="Times New Roman" w:hAnsi="Times New Roman" w:cs="Times New Roman"/>
            <w:color w:val="222222"/>
            <w:sz w:val="24"/>
            <w:szCs w:val="24"/>
            <w:shd w:val="clear" w:color="auto" w:fill="FFFFFF"/>
          </w:rPr>
          <w:instrText xml:space="preserve"> ADDIN EN.CITE </w:instrText>
        </w:r>
        <w:r w:rsidR="001B129B"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Ij40LTg8L3N0eWxlPjwvRGlzcGxheVRleHQ+PHJlY29yZD48cmVjLW51bWJlcj4xMjk5PC9yZWMt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</w:fldData>
          </w:fldChar>
        </w:r>
        <w:r w:rsidR="00DB5A93">
          <w:rPr>
            <w:rFonts w:ascii="Times New Roman" w:hAnsi="Times New Roman" w:cs="Times New Roman"/>
            <w:color w:val="222222"/>
            <w:sz w:val="24"/>
            <w:szCs w:val="24"/>
            <w:shd w:val="clear" w:color="auto" w:fill="FFFFFF"/>
          </w:rPr>
          <w:instrText xml:space="preserve"> ADDIN EN.CITE.DATA </w:instrText>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end"/>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separate"/>
        </w:r>
        <w:r w:rsidR="00DB5A93">
          <w:rPr>
            <w:rFonts w:ascii="Times New Roman" w:hAnsi="Times New Roman" w:cs="Times New Roman"/>
            <w:noProof/>
            <w:color w:val="222222"/>
            <w:sz w:val="24"/>
            <w:szCs w:val="24"/>
            <w:shd w:val="clear" w:color="auto" w:fill="FFFFFF"/>
            <w:vertAlign w:val="superscript"/>
          </w:rPr>
          <w:t>4-8</w:t>
        </w:r>
        <w:r w:rsidR="001B129B" w:rsidRPr="00AC37BB">
          <w:rPr>
            <w:rFonts w:ascii="Times New Roman" w:hAnsi="Times New Roman" w:cs="Times New Roman"/>
            <w:color w:val="222222"/>
            <w:sz w:val="24"/>
            <w:szCs w:val="24"/>
            <w:shd w:val="clear" w:color="auto" w:fill="FFFFFF"/>
          </w:rPr>
          <w:fldChar w:fldCharType="end"/>
        </w:r>
      </w:hyperlink>
      <w:r w:rsidR="00581542">
        <w:rPr>
          <w:rFonts w:ascii="Times New Roman" w:hAnsi="Times New Roman" w:cs="Times New Roman"/>
          <w:color w:val="222222"/>
          <w:sz w:val="24"/>
          <w:szCs w:val="24"/>
          <w:shd w:val="clear" w:color="auto" w:fill="FFFFFF"/>
        </w:rPr>
        <w:t xml:space="preserve">, occurs in a relatively </w:t>
      </w:r>
      <w:del w:id="9" w:author="Jeff Shrager" w:date="2015-09-20T07:57:00Z">
        <w:r w:rsidR="00581542" w:rsidDel="00782DD9">
          <w:rPr>
            <w:rFonts w:ascii="Times New Roman" w:hAnsi="Times New Roman" w:cs="Times New Roman"/>
            <w:color w:val="222222"/>
            <w:sz w:val="24"/>
            <w:szCs w:val="24"/>
            <w:shd w:val="clear" w:color="auto" w:fill="FFFFFF"/>
            <w:lang w:eastAsia="zh-CN"/>
          </w:rPr>
          <w:delText>observable</w:delText>
        </w:r>
        <w:r w:rsidR="00581542" w:rsidDel="00782DD9">
          <w:rPr>
            <w:rFonts w:ascii="Times New Roman" w:hAnsi="Times New Roman" w:cs="Times New Roman"/>
            <w:color w:val="222222"/>
            <w:sz w:val="24"/>
            <w:szCs w:val="24"/>
            <w:shd w:val="clear" w:color="auto" w:fill="FFFFFF"/>
          </w:rPr>
          <w:delText xml:space="preserve"> </w:delText>
        </w:r>
      </w:del>
      <w:ins w:id="10" w:author="Jeff Shrager" w:date="2015-09-20T07:57:00Z">
        <w:r w:rsidR="00782DD9">
          <w:rPr>
            <w:rFonts w:ascii="Times New Roman" w:hAnsi="Times New Roman" w:cs="Times New Roman"/>
            <w:color w:val="222222"/>
            <w:sz w:val="24"/>
            <w:szCs w:val="24"/>
            <w:shd w:val="clear" w:color="auto" w:fill="FFFFFF"/>
            <w:lang w:eastAsia="zh-CN"/>
          </w:rPr>
          <w:t>consistent</w:t>
        </w:r>
        <w:r w:rsidR="00782DD9">
          <w:rPr>
            <w:rFonts w:ascii="Times New Roman" w:hAnsi="Times New Roman" w:cs="Times New Roman"/>
            <w:color w:val="222222"/>
            <w:sz w:val="24"/>
            <w:szCs w:val="24"/>
            <w:shd w:val="clear" w:color="auto" w:fill="FFFFFF"/>
          </w:rPr>
          <w:t xml:space="preserve"> </w:t>
        </w:r>
      </w:ins>
      <w:r w:rsidR="00581542">
        <w:rPr>
          <w:rFonts w:ascii="Times New Roman" w:hAnsi="Times New Roman" w:cs="Times New Roman"/>
          <w:color w:val="222222"/>
          <w:sz w:val="24"/>
          <w:szCs w:val="24"/>
          <w:shd w:val="clear" w:color="auto" w:fill="FFFFFF"/>
        </w:rPr>
        <w:t>cognitive- and neuro-developmental time-window</w:t>
      </w:r>
      <w:r w:rsidR="001B129B" w:rsidRPr="00AC37BB">
        <w:rPr>
          <w:rFonts w:ascii="Times New Roman" w:hAnsi="Times New Roman" w:cs="Times New Roman"/>
          <w:color w:val="222222"/>
          <w:sz w:val="24"/>
          <w:szCs w:val="24"/>
          <w:shd w:val="clear" w:color="auto" w:fill="FFFFFF"/>
        </w:rPr>
        <w:fldChar w:fldCharType="begin"/>
      </w:r>
      <w:r w:rsidR="00581542">
        <w:rPr>
          <w:rFonts w:ascii="Times New Roman" w:hAnsi="Times New Roman" w:cs="Times New Roman"/>
          <w:color w:val="222222"/>
          <w:sz w:val="24"/>
          <w:szCs w:val="24"/>
          <w:shd w:val="clear" w:color="auto" w:fill="FFFFFF"/>
        </w:rPr>
        <w:instrText xml:space="preserve"> ADDIN EN.CITE &lt;EndNote&gt;&lt;Cite&gt;&lt;Author&gt;Svenson&lt;/Author&gt;&lt;Year&gt;1983&lt;/Year&gt;&lt;RecNum&gt;1301&lt;/RecNum&gt;&lt;DisplayText&gt;&lt;style face="superscript"&gt;4, 9&lt;/style&gt;&lt;/DisplayText&gt;&lt;record&gt;&lt;rec-number&gt;1301&lt;/rec-number&gt;&lt;foreign-keys&gt;&lt;key app="EN" db-id="w2vfvr2wlz2vzfe9sscp0ff7f0pardxptwdw"&gt;1301&lt;/key&gt;&lt;/foreign-keys&gt;&lt;ref-type name="Journal Article"&gt;17&lt;/ref-type&gt;&lt;contributors&gt;&lt;authors&gt;&lt;author&gt;Svenson, Ola&lt;/author&gt;&lt;author&gt;Sjöberg, Kit&lt;/author&gt;&lt;/authors&gt;&lt;/contributors&gt;&lt;titles&gt;&lt;title&gt;Evolution of cognitive processes for solving simple additions during the first three school years&lt;/title&gt;&lt;secondary-title&gt;Scandinavian journal of psychology&lt;/secondary-title&gt;&lt;/titles&gt;&lt;periodical&gt;&lt;full-title&gt;Scandinavian journal of psychology&lt;/full-title&gt;&lt;/periodical&gt;&lt;pages&gt;117-124&lt;/pages&gt;&lt;volume&gt;24&lt;/volume&gt;&lt;number&gt;1&lt;/number&gt;&lt;dates&gt;&lt;year&gt;1983&lt;/year&gt;&lt;/dates&gt;&lt;isbn&gt;1467-9450&lt;/isbn&gt;&lt;urls&gt;&lt;/urls&gt;&lt;/record&gt;&lt;/Cite&gt;&lt;Cite&gt;&lt;Author&gt;Siegler&lt;/Author&gt;&lt;Year&gt;1984&lt;/Year&gt;&lt;RecNum&gt;1299&lt;/RecNum&gt;&lt;record&gt;&lt;rec-number&gt;1299&lt;/rec-number&gt;&lt;foreign-keys&gt;&lt;key app="EN" db-id="w2vfvr2wlz2vzfe9sscp0ff7f0pardxptwdw"&gt;1299&lt;/key&gt;&lt;/foreign-keys&gt;&lt;ref-type name="Journal Article"&gt;17&lt;/ref-type&gt;&lt;contributors&gt;&lt;authors&gt;&lt;author&gt;Siegler, Robert S&lt;/author&gt;&lt;author&gt;Shrager, Jeff&lt;/author&gt;&lt;/authors&gt;&lt;/contributors&gt;&lt;titles&gt;&lt;title&gt;Strategy choices in addition and subtraction: How do children know what to do&lt;/title&gt;&lt;secondary-title&gt;Origins of cognitive skills&lt;/secondary-title&gt;&lt;/titles&gt;&lt;periodical&gt;&lt;full-title&gt;Origins of cognitive skills&lt;/full-title&gt;&lt;/periodical&gt;&lt;pages&gt;229-293&lt;/pages&gt;&lt;dates&gt;&lt;year&gt;1984&lt;/year&gt;&lt;/dates&gt;&lt;urls&gt;&lt;/urls&gt;&lt;/record&gt;&lt;/Cite&gt;&lt;/EndNote&gt;</w:instrText>
      </w:r>
      <w:r w:rsidR="001B129B" w:rsidRPr="00AC37BB">
        <w:rPr>
          <w:rFonts w:ascii="Times New Roman" w:hAnsi="Times New Roman" w:cs="Times New Roman"/>
          <w:color w:val="222222"/>
          <w:sz w:val="24"/>
          <w:szCs w:val="24"/>
          <w:shd w:val="clear" w:color="auto" w:fill="FFFFFF"/>
        </w:rPr>
        <w:fldChar w:fldCharType="separate"/>
      </w:r>
      <w:hyperlink w:anchor="_ENREF_4" w:tooltip="Siegler, 1984 #1299" w:history="1">
        <w:r w:rsidR="00DB5A93">
          <w:rPr>
            <w:rFonts w:ascii="Times New Roman" w:hAnsi="Times New Roman" w:cs="Times New Roman"/>
            <w:noProof/>
            <w:color w:val="222222"/>
            <w:sz w:val="24"/>
            <w:szCs w:val="24"/>
            <w:shd w:val="clear" w:color="auto" w:fill="FFFFFF"/>
            <w:vertAlign w:val="superscript"/>
          </w:rPr>
          <w:t>4</w:t>
        </w:r>
      </w:hyperlink>
      <w:r w:rsidR="00581542">
        <w:rPr>
          <w:rFonts w:ascii="Times New Roman" w:hAnsi="Times New Roman" w:cs="Times New Roman"/>
          <w:noProof/>
          <w:color w:val="222222"/>
          <w:sz w:val="24"/>
          <w:szCs w:val="24"/>
          <w:shd w:val="clear" w:color="auto" w:fill="FFFFFF"/>
          <w:vertAlign w:val="superscript"/>
        </w:rPr>
        <w:t xml:space="preserve">, </w:t>
      </w:r>
      <w:hyperlink w:anchor="_ENREF_9" w:tooltip="Svenson, 1983 #1301" w:history="1">
        <w:r w:rsidR="00DB5A93">
          <w:rPr>
            <w:rFonts w:ascii="Times New Roman" w:hAnsi="Times New Roman" w:cs="Times New Roman"/>
            <w:noProof/>
            <w:color w:val="222222"/>
            <w:sz w:val="24"/>
            <w:szCs w:val="24"/>
            <w:shd w:val="clear" w:color="auto" w:fill="FFFFFF"/>
            <w:vertAlign w:val="superscript"/>
          </w:rPr>
          <w:t>9</w:t>
        </w:r>
      </w:hyperlink>
      <w:r w:rsidR="001B129B" w:rsidRPr="00AC37BB">
        <w:rPr>
          <w:rFonts w:ascii="Times New Roman" w:hAnsi="Times New Roman" w:cs="Times New Roman"/>
          <w:color w:val="222222"/>
          <w:sz w:val="24"/>
          <w:szCs w:val="24"/>
          <w:shd w:val="clear" w:color="auto" w:fill="FFFFFF"/>
        </w:rPr>
        <w:fldChar w:fldCharType="end"/>
      </w:r>
      <w:r w:rsidR="00581542">
        <w:rPr>
          <w:rFonts w:ascii="Times New Roman" w:hAnsi="Times New Roman" w:cs="Times New Roman"/>
          <w:color w:val="222222"/>
          <w:sz w:val="24"/>
          <w:szCs w:val="24"/>
          <w:shd w:val="clear" w:color="auto" w:fill="FFFFFF"/>
        </w:rPr>
        <w:t xml:space="preserve">. </w:t>
      </w:r>
    </w:p>
    <w:p w14:paraId="73E7F230" w14:textId="13831834" w:rsidR="00BD4E32" w:rsidRDefault="001B2659" w:rsidP="008434E5">
      <w:pPr>
        <w:spacing w:after="0" w:line="240" w:lineRule="auto"/>
        <w:ind w:firstLineChars="200" w:firstLine="480"/>
        <w:rPr>
          <w:rFonts w:ascii="Times New Roman" w:hAnsi="Times New Roman" w:cs="Times New Roman"/>
          <w:sz w:val="24"/>
          <w:szCs w:val="24"/>
        </w:rPr>
      </w:pPr>
      <w:r>
        <w:rPr>
          <w:rFonts w:ascii="Times New Roman" w:hAnsi="Times New Roman" w:cs="Times New Roman"/>
          <w:noProof/>
          <w:color w:val="222222"/>
          <w:sz w:val="24"/>
          <w:szCs w:val="24"/>
          <w:shd w:val="clear" w:color="auto" w:fill="FFFFFF"/>
        </w:rPr>
        <w:drawing>
          <wp:anchor distT="0" distB="0" distL="114300" distR="114300" simplePos="0" relativeHeight="251677696" behindDoc="1" locked="0" layoutInCell="1" allowOverlap="1" wp14:anchorId="3FD0A89C" wp14:editId="42E1388C">
            <wp:simplePos x="0" y="0"/>
            <wp:positionH relativeFrom="column">
              <wp:posOffset>0</wp:posOffset>
            </wp:positionH>
            <wp:positionV relativeFrom="paragraph">
              <wp:posOffset>1271042</wp:posOffset>
            </wp:positionV>
            <wp:extent cx="1996440" cy="2512695"/>
            <wp:effectExtent l="0" t="0" r="0" b="0"/>
            <wp:wrapTight wrapText="bothSides">
              <wp:wrapPolygon edited="0">
                <wp:start x="0" y="0"/>
                <wp:lineTo x="0" y="21453"/>
                <wp:lineTo x="21435" y="21453"/>
                <wp:lineTo x="214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bmp"/>
                    <pic:cNvPicPr/>
                  </pic:nvPicPr>
                  <pic:blipFill>
                    <a:blip r:embed="rId9">
                      <a:extLst>
                        <a:ext uri="{28A0092B-C50C-407E-A947-70E740481C1C}">
                          <a14:useLocalDpi xmlns:a14="http://schemas.microsoft.com/office/drawing/2010/main" val="0"/>
                        </a:ext>
                      </a:extLst>
                    </a:blip>
                    <a:stretch>
                      <a:fillRect/>
                    </a:stretch>
                  </pic:blipFill>
                  <pic:spPr>
                    <a:xfrm>
                      <a:off x="0" y="0"/>
                      <a:ext cx="1996440" cy="2512695"/>
                    </a:xfrm>
                    <a:prstGeom prst="rect">
                      <a:avLst/>
                    </a:prstGeom>
                  </pic:spPr>
                </pic:pic>
              </a:graphicData>
            </a:graphic>
          </wp:anchor>
        </w:drawing>
      </w:r>
      <w:r w:rsidR="00581542">
        <w:rPr>
          <w:rFonts w:ascii="Times New Roman" w:hAnsi="Times New Roman" w:cs="Times New Roman"/>
          <w:color w:val="222222"/>
          <w:sz w:val="24"/>
          <w:szCs w:val="24"/>
          <w:shd w:val="clear" w:color="auto" w:fill="FFFFFF"/>
        </w:rPr>
        <w:t>As a result of its great educational importance</w:t>
      </w:r>
      <w:hyperlink w:anchor="_ENREF_10" w:tooltip="Clements, 2014 #1243" w:history="1">
        <w:r w:rsidR="001B129B" w:rsidRPr="00AC37BB">
          <w:rPr>
            <w:rFonts w:ascii="Times New Roman" w:hAnsi="Times New Roman" w:cs="Times New Roman"/>
            <w:color w:val="222222"/>
            <w:sz w:val="24"/>
            <w:szCs w:val="24"/>
            <w:shd w:val="clear" w:color="auto" w:fill="FFFFFF"/>
          </w:rPr>
          <w:fldChar w:fldCharType="begin">
            <w:fldData xml:space="preserve">PEVuZE5vdGU+PENpdGU+PEF1dGhvcj5DbGVtZW50czwvQXV0aG9yPjxZZWFyPjIwMTQ8L1llYXI+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</w:fldData>
          </w:fldChar>
        </w:r>
        <w:r w:rsidR="00DB5A93">
          <w:rPr>
            <w:rFonts w:ascii="Times New Roman" w:hAnsi="Times New Roman" w:cs="Times New Roman"/>
            <w:color w:val="222222"/>
            <w:sz w:val="24"/>
            <w:szCs w:val="24"/>
            <w:shd w:val="clear" w:color="auto" w:fill="FFFFFF"/>
          </w:rPr>
          <w:instrText xml:space="preserve"> ADDIN EN.CITE </w:instrText>
        </w:r>
        <w:r w:rsidR="001B129B" w:rsidRPr="00AC37BB">
          <w:rPr>
            <w:rFonts w:ascii="Times New Roman" w:hAnsi="Times New Roman" w:cs="Times New Roman"/>
            <w:color w:val="222222"/>
            <w:sz w:val="24"/>
            <w:szCs w:val="24"/>
            <w:shd w:val="clear" w:color="auto" w:fill="FFFFFF"/>
          </w:rPr>
          <w:fldChar w:fldCharType="begin">
            <w:fldData xml:space="preserve">PEVuZE5vdGU+PENpdGU+PEF1dGhvcj5DbGVtZW50czwvQXV0aG9yPjxZZWFyPjIwMTQ8L1llYXI+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</w:fldData>
          </w:fldChar>
        </w:r>
        <w:r w:rsidR="00DB5A93">
          <w:rPr>
            <w:rFonts w:ascii="Times New Roman" w:hAnsi="Times New Roman" w:cs="Times New Roman"/>
            <w:color w:val="222222"/>
            <w:sz w:val="24"/>
            <w:szCs w:val="24"/>
            <w:shd w:val="clear" w:color="auto" w:fill="FFFFFF"/>
          </w:rPr>
          <w:instrText xml:space="preserve"> ADDIN EN.CITE.DATA </w:instrText>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end"/>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separate"/>
        </w:r>
        <w:r w:rsidR="00DB5A93">
          <w:rPr>
            <w:rFonts w:ascii="Times New Roman" w:hAnsi="Times New Roman" w:cs="Times New Roman"/>
            <w:noProof/>
            <w:color w:val="222222"/>
            <w:sz w:val="24"/>
            <w:szCs w:val="24"/>
            <w:shd w:val="clear" w:color="auto" w:fill="FFFFFF"/>
            <w:vertAlign w:val="superscript"/>
          </w:rPr>
          <w:t>10-14</w:t>
        </w:r>
        <w:r w:rsidR="001B129B" w:rsidRPr="00AC37BB">
          <w:rPr>
            <w:rFonts w:ascii="Times New Roman" w:hAnsi="Times New Roman" w:cs="Times New Roman"/>
            <w:color w:val="222222"/>
            <w:sz w:val="24"/>
            <w:szCs w:val="24"/>
            <w:shd w:val="clear" w:color="auto" w:fill="FFFFFF"/>
          </w:rPr>
          <w:fldChar w:fldCharType="end"/>
        </w:r>
      </w:hyperlink>
      <w:hyperlink w:anchor="_ENREF_10" w:tooltip="Siegler, 2012 #1304" w:history="1"/>
      <w:r w:rsidR="00581542">
        <w:rPr>
          <w:rFonts w:ascii="Times New Roman" w:hAnsi="Times New Roman" w:cs="Times New Roman"/>
          <w:sz w:val="24"/>
          <w:szCs w:val="24"/>
        </w:rPr>
        <w:t xml:space="preserve">, children's arithmetic has been well-studied </w:t>
      </w:r>
      <w:ins w:id="11" w:author="Jeff Shrager" w:date="2015-09-20T07:58:00Z">
        <w:r w:rsidR="00782DD9">
          <w:rPr>
            <w:rFonts w:ascii="Times New Roman" w:hAnsi="Times New Roman" w:cs="Times New Roman"/>
            <w:sz w:val="24"/>
            <w:szCs w:val="24"/>
          </w:rPr>
          <w:t>by</w:t>
        </w:r>
      </w:ins>
      <w:del w:id="12" w:author="Jeff Shrager" w:date="2015-09-20T07:58:00Z">
        <w:r w:rsidR="00581542" w:rsidDel="00782DD9">
          <w:rPr>
            <w:rFonts w:ascii="Times New Roman" w:hAnsi="Times New Roman" w:cs="Times New Roman"/>
            <w:sz w:val="24"/>
            <w:szCs w:val="24"/>
          </w:rPr>
          <w:delText>via</w:delText>
        </w:r>
      </w:del>
      <w:r w:rsidR="00581542">
        <w:rPr>
          <w:rFonts w:ascii="Times New Roman" w:hAnsi="Times New Roman" w:cs="Times New Roman"/>
          <w:sz w:val="24"/>
          <w:szCs w:val="24"/>
        </w:rPr>
        <w:t xml:space="preserve"> psychologi</w:t>
      </w:r>
      <w:ins w:id="13" w:author="Jeff Shrager" w:date="2015-09-20T07:58:00Z">
        <w:r w:rsidR="00782DD9">
          <w:rPr>
            <w:rFonts w:ascii="Times New Roman" w:hAnsi="Times New Roman" w:cs="Times New Roman"/>
            <w:sz w:val="24"/>
            <w:szCs w:val="24"/>
          </w:rPr>
          <w:t>sts</w:t>
        </w:r>
      </w:ins>
      <w:del w:id="14" w:author="Jeff Shrager" w:date="2015-09-20T07:58:00Z">
        <w:r w:rsidR="00581542" w:rsidDel="00782DD9">
          <w:rPr>
            <w:rFonts w:ascii="Times New Roman" w:hAnsi="Times New Roman" w:cs="Times New Roman"/>
            <w:sz w:val="24"/>
            <w:szCs w:val="24"/>
          </w:rPr>
          <w:delText>cal experiments</w:delText>
        </w:r>
      </w:del>
      <w:r w:rsidR="00581542">
        <w:rPr>
          <w:rFonts w:ascii="Times New Roman" w:hAnsi="Times New Roman" w:cs="Times New Roman"/>
          <w:sz w:val="24"/>
          <w:szCs w:val="24"/>
        </w:rPr>
        <w:t>, cognitive neuroscien</w:t>
      </w:r>
      <w:ins w:id="15" w:author="Jeff Shrager" w:date="2015-09-20T07:58:00Z">
        <w:r w:rsidR="00782DD9">
          <w:rPr>
            <w:rFonts w:ascii="Times New Roman" w:hAnsi="Times New Roman" w:cs="Times New Roman"/>
            <w:sz w:val="24"/>
            <w:szCs w:val="24"/>
          </w:rPr>
          <w:t>tists</w:t>
        </w:r>
      </w:ins>
      <w:del w:id="16" w:author="Jeff Shrager" w:date="2015-09-20T07:58:00Z">
        <w:r w:rsidR="00581542" w:rsidDel="00782DD9">
          <w:rPr>
            <w:rFonts w:ascii="Times New Roman" w:hAnsi="Times New Roman" w:cs="Times New Roman"/>
            <w:sz w:val="24"/>
            <w:szCs w:val="24"/>
          </w:rPr>
          <w:delText>ce</w:delText>
        </w:r>
      </w:del>
      <w:r w:rsidR="00581542">
        <w:rPr>
          <w:rFonts w:ascii="Times New Roman" w:hAnsi="Times New Roman" w:cs="Times New Roman"/>
          <w:sz w:val="24"/>
          <w:szCs w:val="24"/>
        </w:rPr>
        <w:t xml:space="preserve">, </w:t>
      </w:r>
      <w:ins w:id="17" w:author="Jeff Shrager" w:date="2015-09-20T07:58:00Z">
        <w:r w:rsidR="00782DD9">
          <w:rPr>
            <w:rFonts w:ascii="Times New Roman" w:hAnsi="Times New Roman" w:cs="Times New Roman"/>
            <w:sz w:val="24"/>
            <w:szCs w:val="24"/>
          </w:rPr>
          <w:t xml:space="preserve">and </w:t>
        </w:r>
      </w:ins>
      <w:r w:rsidR="00581542">
        <w:rPr>
          <w:rFonts w:ascii="Times New Roman" w:hAnsi="Times New Roman" w:cs="Times New Roman"/>
          <w:sz w:val="24"/>
          <w:szCs w:val="24"/>
        </w:rPr>
        <w:t>computational model</w:t>
      </w:r>
      <w:ins w:id="18" w:author="Jeff Shrager" w:date="2015-09-20T07:58:00Z">
        <w:r w:rsidR="00782DD9">
          <w:rPr>
            <w:rFonts w:ascii="Times New Roman" w:hAnsi="Times New Roman" w:cs="Times New Roman"/>
            <w:sz w:val="24"/>
            <w:szCs w:val="24"/>
          </w:rPr>
          <w:t>ers</w:t>
        </w:r>
      </w:ins>
      <w:del w:id="19" w:author="Jeff Shrager" w:date="2015-09-20T07:58:00Z">
        <w:r w:rsidR="00581542" w:rsidDel="00782DD9">
          <w:rPr>
            <w:rFonts w:ascii="Times New Roman" w:hAnsi="Times New Roman" w:cs="Times New Roman"/>
            <w:sz w:val="24"/>
            <w:szCs w:val="24"/>
          </w:rPr>
          <w:delText>ing</w:delText>
        </w:r>
      </w:del>
      <w:r w:rsidR="00581542">
        <w:rPr>
          <w:rFonts w:ascii="Times New Roman" w:hAnsi="Times New Roman" w:cs="Times New Roman"/>
          <w:sz w:val="24"/>
          <w:szCs w:val="24"/>
        </w:rPr>
        <w:t xml:space="preserve">. </w:t>
      </w:r>
      <w:del w:id="20" w:author="Jeff Shrager" w:date="2015-09-20T07:58:00Z">
        <w:r w:rsidR="00581542" w:rsidDel="00782DD9">
          <w:rPr>
            <w:rFonts w:ascii="Times New Roman" w:hAnsi="Times New Roman" w:cs="Times New Roman"/>
            <w:sz w:val="24"/>
            <w:szCs w:val="24"/>
          </w:rPr>
          <w:delText>On the cognitive neuroscience side, s</w:delText>
        </w:r>
      </w:del>
      <w:ins w:id="21" w:author="Jeff Shrager" w:date="2015-09-20T07:58:00Z">
        <w:r w:rsidR="00782DD9">
          <w:rPr>
            <w:rFonts w:ascii="Times New Roman" w:hAnsi="Times New Roman" w:cs="Times New Roman"/>
            <w:sz w:val="24"/>
            <w:szCs w:val="24"/>
          </w:rPr>
          <w:t>S</w:t>
        </w:r>
      </w:ins>
      <w:r w:rsidR="00581542">
        <w:rPr>
          <w:rFonts w:ascii="Times New Roman" w:hAnsi="Times New Roman" w:cs="Times New Roman"/>
          <w:noProof/>
          <w:sz w:val="24"/>
          <w:szCs w:val="24"/>
        </w:rPr>
        <w:t>everal</w:t>
      </w:r>
      <w:r w:rsidR="00581542">
        <w:rPr>
          <w:rFonts w:ascii="Times New Roman" w:hAnsi="Times New Roman" w:cs="Times New Roman"/>
          <w:sz w:val="24"/>
          <w:szCs w:val="24"/>
        </w:rPr>
        <w:t xml:space="preserve"> core brain regions </w:t>
      </w:r>
      <w:del w:id="22" w:author="Jeff Shrager" w:date="2015-09-20T08:00:00Z">
        <w:r w:rsidR="00581542" w:rsidDel="009A0273">
          <w:rPr>
            <w:rFonts w:ascii="Times New Roman" w:hAnsi="Times New Roman" w:cs="Times New Roman"/>
            <w:sz w:val="24"/>
            <w:szCs w:val="24"/>
          </w:rPr>
          <w:delText xml:space="preserve">have been delineated as </w:delText>
        </w:r>
      </w:del>
      <w:r w:rsidR="00581542">
        <w:rPr>
          <w:rFonts w:ascii="Times New Roman" w:hAnsi="Times New Roman" w:cs="Times New Roman"/>
          <w:sz w:val="24"/>
          <w:szCs w:val="24"/>
        </w:rPr>
        <w:t>contribut</w:t>
      </w:r>
      <w:del w:id="23" w:author="Jeff Shrager" w:date="2015-09-20T08:00:00Z">
        <w:r w:rsidR="00581542" w:rsidDel="009A0273">
          <w:rPr>
            <w:rFonts w:ascii="Times New Roman" w:hAnsi="Times New Roman" w:cs="Times New Roman"/>
            <w:sz w:val="24"/>
            <w:szCs w:val="24"/>
          </w:rPr>
          <w:delText>ing</w:delText>
        </w:r>
      </w:del>
      <w:ins w:id="24" w:author="Jeff Shrager" w:date="2015-09-20T08:00:00Z">
        <w:r w:rsidR="009A0273">
          <w:rPr>
            <w:rFonts w:ascii="Times New Roman" w:hAnsi="Times New Roman" w:cs="Times New Roman"/>
            <w:sz w:val="24"/>
            <w:szCs w:val="24"/>
          </w:rPr>
          <w:t>e</w:t>
        </w:r>
      </w:ins>
      <w:r w:rsidR="00581542">
        <w:rPr>
          <w:rFonts w:ascii="Times New Roman" w:hAnsi="Times New Roman" w:cs="Times New Roman"/>
          <w:sz w:val="24"/>
          <w:szCs w:val="24"/>
        </w:rPr>
        <w:t xml:space="preserve"> to math competence and processing</w:t>
      </w:r>
      <w:hyperlink w:anchor="_ENREF_15" w:tooltip="Menon, 2014 #1311" w:history="1">
        <w:r w:rsidR="001B129B" w:rsidRPr="00AC37BB">
          <w:rPr>
            <w:rFonts w:ascii="Times New Roman" w:hAnsi="Times New Roman" w:cs="Times New Roman"/>
            <w:sz w:val="24"/>
            <w:szCs w:val="24"/>
          </w:rPr>
          <w:fldChar w:fldCharType="begin">
            <w:fldData xml:space="preserve">PEVuZE5vdGU+PENpdGU+PEF1dGhvcj5NZW5vbjwvQXV0aG9yPjxZZWFyPjIwMTQ8L1llYXI+PFJl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=
</w:fldData>
          </w:fldChar>
        </w:r>
        <w:r w:rsidR="00DB5A93">
          <w:rPr>
            <w:rFonts w:ascii="Times New Roman" w:hAnsi="Times New Roman" w:cs="Times New Roman"/>
            <w:sz w:val="24"/>
            <w:szCs w:val="24"/>
          </w:rPr>
          <w:instrText xml:space="preserve"> ADDIN EN.CITE </w:instrText>
        </w:r>
        <w:r w:rsidR="001B129B" w:rsidRPr="00AC37BB">
          <w:rPr>
            <w:rFonts w:ascii="Times New Roman" w:hAnsi="Times New Roman" w:cs="Times New Roman"/>
            <w:sz w:val="24"/>
            <w:szCs w:val="24"/>
          </w:rPr>
          <w:fldChar w:fldCharType="begin">
            <w:fldData xml:space="preserve">PEVuZE5vdGU+PENpdGU+PEF1dGhvcj5NZW5vbjwvQXV0aG9yPjxZZWFyPjIwMTQ8L1llYXI+PFJl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=
</w:fldData>
          </w:fldChar>
        </w:r>
        <w:r w:rsidR="00DB5A93">
          <w:rPr>
            <w:rFonts w:ascii="Times New Roman" w:hAnsi="Times New Roman" w:cs="Times New Roman"/>
            <w:sz w:val="24"/>
            <w:szCs w:val="24"/>
          </w:rPr>
          <w:instrText xml:space="preserve"> ADDIN EN.CITE.DATA </w:instrText>
        </w:r>
        <w:r w:rsidR="001B129B" w:rsidRPr="00AC37BB">
          <w:rPr>
            <w:rFonts w:ascii="Times New Roman" w:hAnsi="Times New Roman" w:cs="Times New Roman"/>
            <w:sz w:val="24"/>
            <w:szCs w:val="24"/>
          </w:rPr>
        </w:r>
        <w:r w:rsidR="001B129B" w:rsidRPr="00AC37BB">
          <w:rPr>
            <w:rFonts w:ascii="Times New Roman" w:hAnsi="Times New Roman" w:cs="Times New Roman"/>
            <w:sz w:val="24"/>
            <w:szCs w:val="24"/>
          </w:rPr>
          <w:fldChar w:fldCharType="end"/>
        </w:r>
        <w:r w:rsidR="001B129B" w:rsidRPr="00AC37BB">
          <w:rPr>
            <w:rFonts w:ascii="Times New Roman" w:hAnsi="Times New Roman" w:cs="Times New Roman"/>
            <w:sz w:val="24"/>
            <w:szCs w:val="24"/>
          </w:rPr>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15-19</w:t>
        </w:r>
        <w:r w:rsidR="001B129B" w:rsidRPr="00AC37BB">
          <w:rPr>
            <w:rFonts w:ascii="Times New Roman" w:hAnsi="Times New Roman" w:cs="Times New Roman"/>
            <w:sz w:val="24"/>
            <w:szCs w:val="24"/>
          </w:rPr>
          <w:fldChar w:fldCharType="end"/>
        </w:r>
      </w:hyperlink>
      <w:hyperlink w:anchor="_ENREF_15" w:tooltip="Hubbard, 2005 #1310" w:history="1"/>
      <w:hyperlink w:anchor="_ENREF_15" w:tooltip="Rivera, 2005 #1308" w:history="1"/>
      <w:r w:rsidR="00581542">
        <w:rPr>
          <w:rFonts w:ascii="Times New Roman" w:hAnsi="Times New Roman" w:cs="Times New Roman"/>
          <w:sz w:val="24"/>
          <w:szCs w:val="24"/>
        </w:rPr>
        <w:t xml:space="preserve">, including </w:t>
      </w:r>
      <w:ins w:id="25" w:author="Jeff Shrager" w:date="2015-09-20T08:00:00Z">
        <w:r w:rsidR="009A0273">
          <w:rPr>
            <w:rFonts w:ascii="Times New Roman" w:hAnsi="Times New Roman" w:cs="Times New Roman"/>
            <w:sz w:val="24"/>
            <w:szCs w:val="24"/>
          </w:rPr>
          <w:t xml:space="preserve">the </w:t>
        </w:r>
      </w:ins>
      <w:r w:rsidR="00581542">
        <w:rPr>
          <w:rFonts w:ascii="Times New Roman" w:hAnsi="Times New Roman" w:cs="Times New Roman"/>
          <w:sz w:val="24"/>
          <w:szCs w:val="24"/>
        </w:rPr>
        <w:t xml:space="preserve">ventral visual stream (e.g., posterior fusiform gyrus; pFG) for decoding number forms, parietal circuits (majorly around inferior parietal sulcus; IPS) for anchoring the </w:t>
      </w:r>
      <w:proofErr w:type="spellStart"/>
      <w:r w:rsidR="00581542">
        <w:rPr>
          <w:rFonts w:ascii="Times New Roman" w:hAnsi="Times New Roman" w:cs="Times New Roman"/>
          <w:sz w:val="24"/>
          <w:szCs w:val="24"/>
        </w:rPr>
        <w:t>visu</w:t>
      </w:r>
      <w:r w:rsidR="004069E6">
        <w:rPr>
          <w:rFonts w:ascii="Times New Roman" w:hAnsi="Times New Roman" w:cs="Times New Roman" w:hint="eastAsia"/>
          <w:sz w:val="24"/>
          <w:szCs w:val="24"/>
          <w:lang w:eastAsia="zh-CN"/>
        </w:rPr>
        <w:t>ospatial</w:t>
      </w:r>
      <w:proofErr w:type="spellEnd"/>
      <w:r w:rsidR="00581542">
        <w:rPr>
          <w:rFonts w:ascii="Times New Roman" w:hAnsi="Times New Roman" w:cs="Times New Roman"/>
          <w:sz w:val="24"/>
          <w:szCs w:val="24"/>
        </w:rPr>
        <w:t xml:space="preserve"> numerical representations, prefrontal-parietal cortices for manipulating quantity representations in working memory, and medial temporal lobe (MTL)</w:t>
      </w:r>
      <w:del w:id="26" w:author="Jeff Shrager" w:date="2015-09-20T08:00:00Z">
        <w:r w:rsidR="00581542" w:rsidDel="007B6E20">
          <w:rPr>
            <w:rFonts w:ascii="Times New Roman" w:hAnsi="Times New Roman" w:cs="Times New Roman"/>
            <w:sz w:val="24"/>
            <w:szCs w:val="24"/>
          </w:rPr>
          <w:delText>,</w:delText>
        </w:r>
      </w:del>
      <w:r w:rsidR="00581542">
        <w:rPr>
          <w:rFonts w:ascii="Times New Roman" w:hAnsi="Times New Roman" w:cs="Times New Roman"/>
          <w:sz w:val="24"/>
          <w:szCs w:val="24"/>
        </w:rPr>
        <w:t xml:space="preserve"> and especially hippocampus for associative memory processing </w:t>
      </w:r>
      <w:del w:id="27" w:author="Jeff Shrager" w:date="2015-09-20T08:00:00Z">
        <w:r w:rsidR="00581542" w:rsidDel="007B6E20">
          <w:rPr>
            <w:rFonts w:ascii="Times New Roman" w:hAnsi="Times New Roman" w:cs="Times New Roman"/>
            <w:sz w:val="24"/>
            <w:szCs w:val="24"/>
          </w:rPr>
          <w:delText xml:space="preserve">only </w:delText>
        </w:r>
      </w:del>
      <w:r w:rsidR="00581542">
        <w:rPr>
          <w:rFonts w:ascii="Times New Roman" w:hAnsi="Times New Roman" w:cs="Times New Roman"/>
          <w:sz w:val="24"/>
          <w:szCs w:val="24"/>
        </w:rPr>
        <w:t>in children</w:t>
      </w:r>
      <w:hyperlink w:anchor="_ENREF_20" w:tooltip="Cho, 2012 #1312" w:history="1">
        <w:r w:rsidR="001B129B" w:rsidRPr="00AC37BB">
          <w:rPr>
            <w:rFonts w:ascii="Times New Roman" w:hAnsi="Times New Roman" w:cs="Times New Roman"/>
            <w:sz w:val="24"/>
            <w:szCs w:val="24"/>
          </w:rPr>
          <w:fldChar w:fldCharType="begin">
            <w:fldData xml:space="preserve">PEVuZE5vdGU+PENpdGU+PEF1dGhvcj5DaG88L0F1dGhvcj48WWVhcj4yMDEyPC9ZZWFyPjxSZWNO
dW0+MTMxMjwvUmVjTnVtPjxEaXNwbGF5VGV4dD48c3R5bGUgZmFjZT0ic3VwZXJzY3JpcHQiPjIw
LTIyPC9zdHlsZT48L0Rpc3BsYXlUZXh0PjxyZWNvcmQ+PHJlYy1udW1iZXI+MTMxMjwvcmVjLW51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cmVjb3JkPjwvQ2l0ZT48Q2l0ZT48QXV0aG9yPlN1cGVrYXI8L0F1dGhvcj48WWVhcj4yMDEzPC9Z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</w:fldData>
          </w:fldChar>
        </w:r>
        <w:r w:rsidR="00DB5A93">
          <w:rPr>
            <w:rFonts w:ascii="Times New Roman" w:hAnsi="Times New Roman" w:cs="Times New Roman"/>
            <w:sz w:val="24"/>
            <w:szCs w:val="24"/>
          </w:rPr>
          <w:instrText xml:space="preserve"> ADDIN EN.CITE </w:instrText>
        </w:r>
        <w:r w:rsidR="001B129B" w:rsidRPr="00AC37BB">
          <w:rPr>
            <w:rFonts w:ascii="Times New Roman" w:hAnsi="Times New Roman" w:cs="Times New Roman"/>
            <w:sz w:val="24"/>
            <w:szCs w:val="24"/>
          </w:rPr>
          <w:fldChar w:fldCharType="begin">
            <w:fldData xml:space="preserve">PEVuZE5vdGU+PENpdGU+PEF1dGhvcj5DaG88L0F1dGhvcj48WWVhcj4yMDEyPC9ZZWFyPjxSZWNO
dW0+MTMxMjwvUmVjTnVtPjxEaXNwbGF5VGV4dD48c3R5bGUgZmFjZT0ic3VwZXJzY3JpcHQiPjIw
LTIyPC9zdHlsZT48L0Rpc3BsYXlUZXh0PjxyZWNvcmQ+PHJlYy1udW1iZXI+MTMxMjwvcmVjLW51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cmVjb3JkPjwvQ2l0ZT48Q2l0ZT48QXV0aG9yPlN1cGVrYXI8L0F1dGhvcj48WWVhcj4yMDEzPC9Z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</w:fldData>
          </w:fldChar>
        </w:r>
        <w:r w:rsidR="00DB5A93">
          <w:rPr>
            <w:rFonts w:ascii="Times New Roman" w:hAnsi="Times New Roman" w:cs="Times New Roman"/>
            <w:sz w:val="24"/>
            <w:szCs w:val="24"/>
          </w:rPr>
          <w:instrText xml:space="preserve"> ADDIN EN.CITE.DATA </w:instrText>
        </w:r>
        <w:r w:rsidR="001B129B" w:rsidRPr="00AC37BB">
          <w:rPr>
            <w:rFonts w:ascii="Times New Roman" w:hAnsi="Times New Roman" w:cs="Times New Roman"/>
            <w:sz w:val="24"/>
            <w:szCs w:val="24"/>
          </w:rPr>
        </w:r>
        <w:r w:rsidR="001B129B" w:rsidRPr="00AC37BB">
          <w:rPr>
            <w:rFonts w:ascii="Times New Roman" w:hAnsi="Times New Roman" w:cs="Times New Roman"/>
            <w:sz w:val="24"/>
            <w:szCs w:val="24"/>
          </w:rPr>
          <w:fldChar w:fldCharType="end"/>
        </w:r>
        <w:r w:rsidR="001B129B" w:rsidRPr="00AC37BB">
          <w:rPr>
            <w:rFonts w:ascii="Times New Roman" w:hAnsi="Times New Roman" w:cs="Times New Roman"/>
            <w:sz w:val="24"/>
            <w:szCs w:val="24"/>
          </w:rPr>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20-22</w:t>
        </w:r>
        <w:r w:rsidR="001B129B" w:rsidRPr="00AC37BB">
          <w:rPr>
            <w:rFonts w:ascii="Times New Roman" w:hAnsi="Times New Roman" w:cs="Times New Roman"/>
            <w:sz w:val="24"/>
            <w:szCs w:val="24"/>
          </w:rPr>
          <w:fldChar w:fldCharType="end"/>
        </w:r>
      </w:hyperlink>
      <w:r w:rsidR="00774CD0">
        <w:rPr>
          <w:rFonts w:ascii="Times New Roman" w:hAnsi="Times New Roman" w:cs="Times New Roman"/>
          <w:sz w:val="24"/>
          <w:szCs w:val="24"/>
        </w:rPr>
        <w:t xml:space="preserve"> (</w:t>
      </w:r>
      <w:del w:id="28" w:author="Jeff Shrager" w:date="2015-09-20T08:01:00Z">
        <w:r w:rsidR="00774CD0" w:rsidDel="008E35AF">
          <w:rPr>
            <w:rFonts w:ascii="Times New Roman" w:hAnsi="Times New Roman" w:cs="Times New Roman"/>
            <w:sz w:val="24"/>
            <w:szCs w:val="24"/>
          </w:rPr>
          <w:delText xml:space="preserve">see </w:delText>
        </w:r>
      </w:del>
      <w:r w:rsidR="00774CD0">
        <w:rPr>
          <w:rFonts w:ascii="Times New Roman" w:hAnsi="Times New Roman" w:cs="Times New Roman"/>
          <w:sz w:val="24"/>
          <w:szCs w:val="24"/>
        </w:rPr>
        <w:t>Figure 1)</w:t>
      </w:r>
      <w:r w:rsidR="00581542">
        <w:rPr>
          <w:rFonts w:ascii="Times New Roman" w:hAnsi="Times New Roman" w:cs="Times New Roman"/>
          <w:sz w:val="24"/>
          <w:szCs w:val="24"/>
        </w:rPr>
        <w:t>. Difficulties in math processing in some children (e.g., developmental dyscalculia; DD) are associated with abnormalit</w:t>
      </w:r>
      <w:ins w:id="29" w:author="Jeff Shrager" w:date="2015-09-20T08:01:00Z">
        <w:r w:rsidR="00E7138B">
          <w:rPr>
            <w:rFonts w:ascii="Times New Roman" w:hAnsi="Times New Roman" w:cs="Times New Roman"/>
            <w:sz w:val="24"/>
            <w:szCs w:val="24"/>
          </w:rPr>
          <w:t>ies</w:t>
        </w:r>
      </w:ins>
      <w:del w:id="30" w:author="Jeff Shrager" w:date="2015-09-20T08:01:00Z">
        <w:r w:rsidR="00581542" w:rsidDel="00E7138B">
          <w:rPr>
            <w:rFonts w:ascii="Times New Roman" w:hAnsi="Times New Roman" w:cs="Times New Roman"/>
            <w:sz w:val="24"/>
            <w:szCs w:val="24"/>
          </w:rPr>
          <w:delText>y, either</w:delText>
        </w:r>
      </w:del>
      <w:ins w:id="31" w:author="Jeff Shrager" w:date="2015-09-20T08:01:00Z">
        <w:r w:rsidR="00E7138B">
          <w:rPr>
            <w:rFonts w:ascii="Times New Roman" w:hAnsi="Times New Roman" w:cs="Times New Roman"/>
            <w:sz w:val="24"/>
            <w:szCs w:val="24"/>
          </w:rPr>
          <w:t xml:space="preserve"> such as</w:t>
        </w:r>
      </w:ins>
      <w:r w:rsidR="00581542">
        <w:rPr>
          <w:rFonts w:ascii="Times New Roman" w:hAnsi="Times New Roman" w:cs="Times New Roman"/>
          <w:sz w:val="24"/>
          <w:szCs w:val="24"/>
        </w:rPr>
        <w:t xml:space="preserve"> hypo-activation in these brain regions</w:t>
      </w:r>
      <w:hyperlink w:anchor="_ENREF_23" w:tooltip="Ashkenazi, 2012 #1315" w:history="1">
        <w:r w:rsidR="001B129B" w:rsidRPr="00AC37BB">
          <w:rPr>
            <w:rFonts w:ascii="Times New Roman" w:hAnsi="Times New Roman" w:cs="Times New Roman"/>
            <w:sz w:val="24"/>
            <w:szCs w:val="24"/>
          </w:rPr>
          <w:fldChar w:fldCharType="begin"/>
        </w:r>
        <w:r w:rsidR="00DB5A93">
          <w:rPr>
            <w:rFonts w:ascii="Times New Roman" w:hAnsi="Times New Roman" w:cs="Times New Roman"/>
            <w:sz w:val="24"/>
            <w:szCs w:val="24"/>
          </w:rPr>
          <w:instrText xml:space="preserve"> ADDIN EN.CITE &lt;EndNote&gt;&lt;Cite&gt;&lt;Author&gt;Ashkenazi&lt;/Author&gt;&lt;Year&gt;2012&lt;/Year&gt;&lt;RecNum&gt;1315&lt;/RecNum&gt;&lt;DisplayText&gt;&lt;style face="superscript"&gt;23&lt;/style&gt;&lt;/DisplayText&gt;&lt;record&gt;&lt;rec-number&gt;1315&lt;/rec-number&gt;&lt;foreign-keys&gt;&lt;key app="EN" db-id="w2vfvr2wlz2vzfe9sscp0ff7f0pardxptwdw"&gt;1315&lt;/key&gt;&lt;/foreign-keys&gt;&lt;ref-type name="Journal Article"&gt;17&lt;/ref-type&gt;&lt;contributors&gt;&lt;authors&gt;&lt;author&gt;Ashkenazi, Sarit&lt;/author&gt;&lt;author&gt;Rosenberg-Lee, Miriam&lt;/author&gt;&lt;author&gt;Tenison, Caitlin&lt;/author&gt;&lt;author&gt;Menon, Vinod&lt;/author&gt;&lt;/authors&gt;&lt;/contributors&gt;&lt;titles&gt;&lt;title&gt;Weak task-related modulation and stimulus representations during arithmetic problem solving in children with developmental dyscalculia&lt;/title&gt;&lt;secondary-title&gt;Developmental cognitive neuroscience&lt;/secondary-title&gt;&lt;/titles&gt;&lt;periodical&gt;&lt;full-title&gt;Developmental cognitive neuroscience&lt;/full-title&gt;&lt;/periodical&gt;&lt;pages&gt;S152-S166&lt;/pages&gt;&lt;volume&gt;2&lt;/volume&gt;&lt;dates&gt;&lt;year&gt;2012&lt;/year&gt;&lt;/dates&gt;&lt;isbn&gt;1878-9293&lt;/isbn&gt;&lt;urls&gt;&lt;/urls&gt;&lt;/record&gt;&lt;/Cite&gt;&lt;/EndNote&gt;</w:instrText>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23</w:t>
        </w:r>
        <w:r w:rsidR="001B129B" w:rsidRPr="00AC37BB">
          <w:rPr>
            <w:rFonts w:ascii="Times New Roman" w:hAnsi="Times New Roman" w:cs="Times New Roman"/>
            <w:sz w:val="24"/>
            <w:szCs w:val="24"/>
          </w:rPr>
          <w:fldChar w:fldCharType="end"/>
        </w:r>
      </w:hyperlink>
      <w:ins w:id="32" w:author="Jeff Shrager" w:date="2015-09-20T08:01:00Z">
        <w:r w:rsidR="00E7138B">
          <w:rPr>
            <w:rFonts w:ascii="Times New Roman" w:hAnsi="Times New Roman" w:cs="Times New Roman"/>
            <w:sz w:val="24"/>
            <w:szCs w:val="24"/>
          </w:rPr>
          <w:t>,</w:t>
        </w:r>
      </w:ins>
      <w:r w:rsidR="00581542">
        <w:rPr>
          <w:rFonts w:ascii="Times New Roman" w:hAnsi="Times New Roman" w:cs="Times New Roman"/>
          <w:sz w:val="24"/>
          <w:szCs w:val="24"/>
        </w:rPr>
        <w:t xml:space="preserve"> or increased functional connectivity among these region</w:t>
      </w:r>
      <w:r w:rsidR="00581542">
        <w:rPr>
          <w:rFonts w:ascii="Times New Roman" w:hAnsi="Times New Roman" w:cs="Times New Roman"/>
          <w:sz w:val="24"/>
          <w:szCs w:val="24"/>
          <w:lang w:eastAsia="zh-CN"/>
        </w:rPr>
        <w:t>s</w:t>
      </w:r>
      <w:hyperlink w:anchor="_ENREF_24" w:tooltip="Rosenberg-Lee, 2015 #1316" w:history="1">
        <w:r w:rsidR="001B129B" w:rsidRPr="00AC37BB">
          <w:rPr>
            <w:rFonts w:ascii="Times New Roman" w:hAnsi="Times New Roman" w:cs="Times New Roman"/>
            <w:sz w:val="24"/>
            <w:szCs w:val="24"/>
            <w:lang w:eastAsia="zh-CN"/>
          </w:rPr>
          <w:fldChar w:fldCharType="begin"/>
        </w:r>
        <w:r w:rsidR="00DB5A93">
          <w:rPr>
            <w:rFonts w:ascii="Times New Roman" w:hAnsi="Times New Roman" w:cs="Times New Roman"/>
            <w:sz w:val="24"/>
            <w:szCs w:val="24"/>
            <w:lang w:eastAsia="zh-CN"/>
          </w:rPr>
          <w:instrText xml:space="preserve"> ADDIN EN.CITE &lt;EndNote&gt;&lt;Cite&gt;&lt;Author&gt;Rosenberg-Lee&lt;/Author&gt;&lt;Year&gt;2015&lt;/Year&gt;&lt;RecNum&gt;1316&lt;/RecNum&gt;&lt;DisplayText&gt;&lt;style face="superscript"&gt;24&lt;/style&gt;&lt;/DisplayText&gt;&lt;record&gt;&lt;rec-number&gt;1316&lt;/rec-number&gt;&lt;foreign-keys&gt;&lt;key app="EN" db-id="w2vfvr2wlz2vzfe9sscp0ff7f0pardxptwdw"&gt;1316&lt;/key&gt;&lt;/foreign-keys&gt;&lt;ref-type name="Journal Article"&gt;17&lt;/ref-type&gt;&lt;contributors&gt;&lt;authors&gt;&lt;author&gt;Rosenberg-Lee, Miriam&lt;/author&gt;&lt;author&gt;Ashkenazi, Sarit&lt;/author&gt;&lt;author&gt;Chen, Tianwen&lt;/author&gt;&lt;author&gt;Young, Christina B&lt;/author&gt;&lt;author&gt;Geary, David C&lt;/author&gt;&lt;author&gt;Menon, Vinod&lt;/author&gt;&lt;/authors&gt;&lt;/contributors&gt;&lt;titles&gt;&lt;title&gt;Brain hyper-connectivity and operation-specific deficits during arithmetic problem solving in children with developmental dyscalculia&lt;/title&gt;&lt;secondary-title&gt;Developmental Science&lt;/secondary-title&gt;&lt;/titles&gt;&lt;periodical&gt;&lt;full-title&gt;Developmental Science&lt;/full-title&gt;&lt;abbr-1&gt;Dev. Sci.&lt;/abbr-1&gt;&lt;/periodical&gt;&lt;pages&gt;351-372&lt;/pages&gt;&lt;volume&gt;18&lt;/volume&gt;&lt;number&gt;3&lt;/number&gt;&lt;dates&gt;&lt;year&gt;2015&lt;/year&gt;&lt;/dates&gt;&lt;isbn&gt;1467-7687&lt;/isbn&gt;&lt;urls&gt;&lt;/urls&gt;&lt;/record&gt;&lt;/Cite&gt;&lt;/EndNote&gt;</w:instrText>
        </w:r>
        <w:r w:rsidR="001B129B" w:rsidRPr="00AC37BB">
          <w:rPr>
            <w:rFonts w:ascii="Times New Roman" w:hAnsi="Times New Roman" w:cs="Times New Roman"/>
            <w:sz w:val="24"/>
            <w:szCs w:val="24"/>
            <w:lang w:eastAsia="zh-CN"/>
          </w:rPr>
          <w:fldChar w:fldCharType="separate"/>
        </w:r>
        <w:r w:rsidR="00DB5A93">
          <w:rPr>
            <w:rFonts w:ascii="Times New Roman" w:hAnsi="Times New Roman" w:cs="Times New Roman"/>
            <w:noProof/>
            <w:sz w:val="24"/>
            <w:szCs w:val="24"/>
            <w:vertAlign w:val="superscript"/>
            <w:lang w:eastAsia="zh-CN"/>
          </w:rPr>
          <w:t>24</w:t>
        </w:r>
        <w:r w:rsidR="001B129B" w:rsidRPr="00AC37BB">
          <w:rPr>
            <w:rFonts w:ascii="Times New Roman" w:hAnsi="Times New Roman" w:cs="Times New Roman"/>
            <w:sz w:val="24"/>
            <w:szCs w:val="24"/>
            <w:lang w:eastAsia="zh-CN"/>
          </w:rPr>
          <w:fldChar w:fldCharType="end"/>
        </w:r>
      </w:hyperlink>
      <w:r w:rsidR="00581542">
        <w:rPr>
          <w:rFonts w:ascii="Times New Roman" w:hAnsi="Times New Roman" w:cs="Times New Roman"/>
          <w:sz w:val="24"/>
          <w:szCs w:val="24"/>
        </w:rPr>
        <w:t>. Studies further suggest that that MTL, left prefrontal</w:t>
      </w:r>
      <w:ins w:id="33" w:author="Jeff Shrager" w:date="2015-09-20T08:01:00Z">
        <w:r w:rsidR="003C3C56">
          <w:rPr>
            <w:rFonts w:ascii="Times New Roman" w:hAnsi="Times New Roman" w:cs="Times New Roman"/>
            <w:sz w:val="24"/>
            <w:szCs w:val="24"/>
          </w:rPr>
          <w:t>,</w:t>
        </w:r>
      </w:ins>
      <w:r w:rsidR="00581542">
        <w:rPr>
          <w:rFonts w:ascii="Times New Roman" w:hAnsi="Times New Roman" w:cs="Times New Roman"/>
          <w:sz w:val="24"/>
          <w:szCs w:val="24"/>
        </w:rPr>
        <w:t xml:space="preserve"> and bilateral posterior parietal cortices </w:t>
      </w:r>
      <w:del w:id="34" w:author="Jeff Shrager" w:date="2015-09-20T08:02:00Z">
        <w:r w:rsidR="00581542" w:rsidDel="000A7A23">
          <w:rPr>
            <w:rFonts w:ascii="Times New Roman" w:hAnsi="Times New Roman" w:cs="Times New Roman"/>
            <w:sz w:val="24"/>
            <w:szCs w:val="24"/>
          </w:rPr>
          <w:delText>may relate to</w:delText>
        </w:r>
      </w:del>
      <w:ins w:id="35" w:author="Jeff Shrager" w:date="2015-09-20T08:02:00Z">
        <w:r w:rsidR="000A7A23">
          <w:rPr>
            <w:rFonts w:ascii="Times New Roman" w:hAnsi="Times New Roman" w:cs="Times New Roman"/>
            <w:sz w:val="24"/>
            <w:szCs w:val="24"/>
          </w:rPr>
          <w:t>correlate with</w:t>
        </w:r>
      </w:ins>
      <w:r w:rsidR="00581542">
        <w:rPr>
          <w:rFonts w:ascii="Times New Roman" w:hAnsi="Times New Roman" w:cs="Times New Roman"/>
          <w:sz w:val="24"/>
          <w:szCs w:val="24"/>
        </w:rPr>
        <w:t xml:space="preserve"> </w:t>
      </w:r>
      <w:ins w:id="36" w:author="Jeff Shrager" w:date="2015-09-20T08:02:00Z">
        <w:r w:rsidR="000A7A23">
          <w:rPr>
            <w:rFonts w:ascii="Times New Roman" w:hAnsi="Times New Roman" w:cs="Times New Roman"/>
            <w:sz w:val="24"/>
            <w:szCs w:val="24"/>
          </w:rPr>
          <w:t xml:space="preserve">the use of </w:t>
        </w:r>
      </w:ins>
      <w:del w:id="37" w:author="Jeff Shrager" w:date="2015-09-20T08:02:00Z">
        <w:r w:rsidR="00581542" w:rsidDel="000A7A23">
          <w:rPr>
            <w:rFonts w:ascii="Times New Roman" w:hAnsi="Times New Roman" w:cs="Times New Roman"/>
            <w:sz w:val="24"/>
            <w:szCs w:val="24"/>
          </w:rPr>
          <w:delText xml:space="preserve">uses of </w:delText>
        </w:r>
      </w:del>
      <w:r w:rsidR="00581542">
        <w:rPr>
          <w:rFonts w:ascii="Times New Roman" w:hAnsi="Times New Roman" w:cs="Times New Roman"/>
          <w:sz w:val="24"/>
          <w:szCs w:val="24"/>
        </w:rPr>
        <w:t>different strategies</w:t>
      </w:r>
      <w:hyperlink w:anchor="_ENREF_25" w:tooltip="Cho, 2011 #1317" w:history="1">
        <w:r w:rsidR="001B129B" w:rsidRPr="00AC37BB">
          <w:rPr>
            <w:rFonts w:ascii="Times New Roman" w:hAnsi="Times New Roman" w:cs="Times New Roman"/>
            <w:sz w:val="24"/>
            <w:szCs w:val="24"/>
          </w:rPr>
          <w:fldChar w:fldCharType="begin"/>
        </w:r>
        <w:r w:rsidR="00DB5A93">
          <w:rPr>
            <w:rFonts w:ascii="Times New Roman" w:hAnsi="Times New Roman" w:cs="Times New Roman"/>
            <w:sz w:val="24"/>
            <w:szCs w:val="24"/>
          </w:rPr>
          <w:instrText xml:space="preserve"> ADDIN EN.CITE &lt;EndNote&gt;&lt;Cite&gt;&lt;Author&gt;Cho&lt;/Author&gt;&lt;Year&gt;2011&lt;/Year&gt;&lt;RecNum&gt;1317&lt;/RecNum&gt;&lt;DisplayText&gt;&lt;style face="superscript"&gt;25&lt;/style&gt;&lt;/DisplayText&gt;&lt;record&gt;&lt;rec-number&gt;1317&lt;/rec-number&gt;&lt;foreign-keys&gt;&lt;key app="EN" db-id="w2vfvr2wlz2vzfe9sscp0ff7f0pardxptwdw"&gt;1317&lt;/key&gt;&lt;/foreign-keys&gt;&lt;ref-type name="Journal Article"&gt;17&lt;/ref-type&gt;&lt;contributors&gt;&lt;authors&gt;&lt;author&gt;Cho, Soohyun&lt;/author&gt;&lt;author&gt;Ryali, Srikanth&lt;/author&gt;&lt;author&gt;Geary, David C&lt;/author&gt;&lt;author&gt;Menon, Vinod&lt;/author&gt;&lt;/authors&gt;&lt;/contributors&gt;&lt;titles&gt;&lt;title&gt;How does a child solve 7+ 8? Decoding brain activity patterns associated with counting and retrieval strategies&lt;/title&gt;&lt;secondary-title&gt;Developmental Science&lt;/secondary-title&gt;&lt;/titles&gt;&lt;periodical&gt;&lt;full-title&gt;Developmental Science&lt;/full-title&gt;&lt;abbr-1&gt;Dev. Sci.&lt;/abbr-1&gt;&lt;/periodical&gt;&lt;pages&gt;989-1001&lt;/pages&gt;&lt;volume&gt;14&lt;/volume&gt;&lt;number&gt;5&lt;/number&gt;&lt;dates&gt;&lt;year&gt;2011&lt;/year&gt;&lt;/dates&gt;&lt;isbn&gt;1467-7687&lt;/isbn&gt;&lt;urls&gt;&lt;/urls&gt;&lt;/record&gt;&lt;/Cite&gt;&lt;/EndNote&gt;</w:instrText>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25</w:t>
        </w:r>
        <w:r w:rsidR="001B129B" w:rsidRPr="00AC37BB">
          <w:rPr>
            <w:rFonts w:ascii="Times New Roman" w:hAnsi="Times New Roman" w:cs="Times New Roman"/>
            <w:sz w:val="24"/>
            <w:szCs w:val="24"/>
          </w:rPr>
          <w:fldChar w:fldCharType="end"/>
        </w:r>
      </w:hyperlink>
      <w:r w:rsidR="00581542">
        <w:rPr>
          <w:rFonts w:ascii="Times New Roman" w:hAnsi="Times New Roman" w:cs="Times New Roman"/>
          <w:sz w:val="24"/>
          <w:szCs w:val="24"/>
        </w:rPr>
        <w:t xml:space="preserve">, and hippocampus seems crucial for the transition from overt to </w:t>
      </w:r>
      <w:del w:id="38" w:author="Jeff Shrager" w:date="2015-09-20T08:02:00Z">
        <w:r w:rsidR="00581542" w:rsidDel="000A7A23">
          <w:rPr>
            <w:rFonts w:ascii="Times New Roman" w:hAnsi="Times New Roman" w:cs="Times New Roman"/>
            <w:sz w:val="24"/>
            <w:szCs w:val="24"/>
          </w:rPr>
          <w:delText xml:space="preserve">more </w:delText>
        </w:r>
      </w:del>
      <w:r w:rsidR="00581542">
        <w:rPr>
          <w:rFonts w:ascii="Times New Roman" w:hAnsi="Times New Roman" w:cs="Times New Roman"/>
          <w:sz w:val="24"/>
          <w:szCs w:val="24"/>
        </w:rPr>
        <w:t>implicit strategies</w:t>
      </w:r>
      <w:hyperlink w:anchor="_ENREF_22" w:tooltip="Qin, 2014 #1314" w:history="1">
        <w:r w:rsidR="001B129B" w:rsidRPr="00AC37BB">
          <w:rPr>
            <w:rFonts w:ascii="Times New Roman" w:hAnsi="Times New Roman" w:cs="Times New Roman"/>
            <w:sz w:val="24"/>
            <w:szCs w:val="24"/>
          </w:rPr>
          <w:fldChar w:fldCharType="begin"/>
        </w:r>
        <w:r w:rsidR="00DB5A93">
          <w:rPr>
            <w:rFonts w:ascii="Times New Roman" w:hAnsi="Times New Roman" w:cs="Times New Roman"/>
            <w:sz w:val="24"/>
            <w:szCs w:val="24"/>
          </w:rPr>
          <w:instrText xml:space="preserve"> ADDIN EN.CITE &lt;EndNote&gt;&lt;Cite&gt;&lt;Author&gt;Qin&lt;/Author&gt;&lt;Year&gt;2014&lt;/Year&gt;&lt;RecNum&gt;1314&lt;/RecNum&gt;&lt;DisplayText&gt;&lt;style face="superscript"&gt;22&lt;/style&gt;&lt;/DisplayText&gt;&lt;record&gt;&lt;rec-number&gt;1314&lt;/rec-number&gt;&lt;foreign-keys&gt;&lt;key app="EN" db-id="w2vfvr2wlz2vzfe9sscp0ff7f0pardxptwdw"&gt;1314&lt;/key&gt;&lt;/foreign-keys&gt;&lt;ref-type name="Journal Article"&gt;17&lt;/ref-type&gt;&lt;contributors&gt;&lt;authors&gt;&lt;author&gt;Qin, Shaozheng&lt;/author&gt;&lt;author&gt;Cho, Soohyun&lt;/author&gt;&lt;author&gt;Chen, Tianwen&lt;/author&gt;&lt;author&gt;Rosenberg-Lee, Miriam&lt;/author&gt;&lt;author&gt;Geary, David C&lt;/author&gt;&lt;author&gt;Menon, Vinod&lt;/author&gt;&lt;/authors&gt;&lt;/contributors&gt;&lt;titles&gt;&lt;title&gt;Hippocampal-neocortical functional reorganization underlies children&amp;apos;s cognitive development&lt;/title&gt;&lt;secondary-title&gt;Nature Neuroscience&lt;/secondary-title&gt;&lt;/titles&gt;&lt;periodical&gt;&lt;full-title&gt;Nature Neuroscience&lt;/full-title&gt;&lt;/periodical&gt;&lt;pages&gt;1263-1269&lt;/pages&gt;&lt;volume&gt;17&lt;/volume&gt;&lt;number&gt;9&lt;/number&gt;&lt;dates&gt;&lt;year&gt;2014&lt;/year&gt;&lt;/dates&gt;&lt;isbn&gt;1097-6256&lt;/isbn&gt;&lt;urls&gt;&lt;/urls&gt;&lt;/record&gt;&lt;/Cite&gt;&lt;/EndNote&gt;</w:instrText>
        </w:r>
        <w:r w:rsidR="001B129B"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22</w:t>
        </w:r>
        <w:r w:rsidR="001B129B" w:rsidRPr="00AC37BB">
          <w:rPr>
            <w:rFonts w:ascii="Times New Roman" w:hAnsi="Times New Roman" w:cs="Times New Roman"/>
            <w:sz w:val="24"/>
            <w:szCs w:val="24"/>
          </w:rPr>
          <w:fldChar w:fldCharType="end"/>
        </w:r>
      </w:hyperlink>
      <w:r w:rsidR="00581542">
        <w:rPr>
          <w:rFonts w:ascii="Times New Roman" w:hAnsi="Times New Roman" w:cs="Times New Roman"/>
          <w:sz w:val="24"/>
          <w:szCs w:val="24"/>
        </w:rPr>
        <w:t xml:space="preserve">. Even given all this detailed knowledge regarding children's arithmetic, we still do not understand how the </w:t>
      </w:r>
      <w:r w:rsidR="009416D3">
        <w:rPr>
          <w:rFonts w:ascii="Times New Roman" w:hAnsi="Times New Roman" w:cs="Times New Roman" w:hint="eastAsia"/>
          <w:sz w:val="24"/>
          <w:szCs w:val="24"/>
          <w:lang w:eastAsia="zh-CN"/>
        </w:rPr>
        <w:t>large-scale</w:t>
      </w:r>
      <w:r w:rsidR="00581542">
        <w:rPr>
          <w:rFonts w:ascii="Times New Roman" w:hAnsi="Times New Roman" w:cs="Times New Roman"/>
          <w:sz w:val="24"/>
          <w:szCs w:val="24"/>
        </w:rPr>
        <w:t xml:space="preserve"> </w:t>
      </w:r>
      <w:del w:id="39" w:author="Jeff Shrager" w:date="2015-09-20T08:02:00Z">
        <w:r w:rsidR="00581542" w:rsidDel="00D7221D">
          <w:rPr>
            <w:rFonts w:ascii="Times New Roman" w:hAnsi="Times New Roman" w:cs="Times New Roman"/>
            <w:sz w:val="24"/>
            <w:szCs w:val="24"/>
          </w:rPr>
          <w:delText>brain system</w:delText>
        </w:r>
        <w:r w:rsidR="009416D3" w:rsidDel="00D7221D">
          <w:rPr>
            <w:rFonts w:ascii="Times New Roman" w:hAnsi="Times New Roman" w:cs="Times New Roman" w:hint="eastAsia"/>
            <w:sz w:val="24"/>
            <w:szCs w:val="24"/>
            <w:lang w:eastAsia="zh-CN"/>
          </w:rPr>
          <w:delText xml:space="preserve"> (</w:delText>
        </w:r>
        <w:r w:rsidR="00581542" w:rsidDel="00D7221D">
          <w:rPr>
            <w:rFonts w:ascii="Times New Roman" w:hAnsi="Times New Roman" w:cs="Times New Roman"/>
            <w:sz w:val="24"/>
            <w:szCs w:val="24"/>
          </w:rPr>
          <w:delText xml:space="preserve">the </w:delText>
        </w:r>
      </w:del>
      <w:r w:rsidR="00581542">
        <w:rPr>
          <w:rFonts w:ascii="Times New Roman" w:hAnsi="Times New Roman" w:cs="Times New Roman"/>
          <w:sz w:val="24"/>
          <w:szCs w:val="24"/>
        </w:rPr>
        <w:t>dynamic network of widely-distributed brain regions</w:t>
      </w:r>
      <w:del w:id="40" w:author="Jeff Shrager" w:date="2015-09-20T08:02:00Z">
        <w:r w:rsidR="009416D3" w:rsidDel="00D7221D">
          <w:rPr>
            <w:rFonts w:ascii="Times New Roman" w:hAnsi="Times New Roman" w:cs="Times New Roman" w:hint="eastAsia"/>
            <w:sz w:val="24"/>
            <w:szCs w:val="24"/>
            <w:lang w:eastAsia="zh-CN"/>
          </w:rPr>
          <w:delText>)</w:delText>
        </w:r>
      </w:del>
      <w:r w:rsidR="00581542">
        <w:rPr>
          <w:rFonts w:ascii="Times New Roman" w:hAnsi="Times New Roman" w:cs="Times New Roman"/>
          <w:sz w:val="24"/>
          <w:szCs w:val="24"/>
        </w:rPr>
        <w:t xml:space="preserve"> support</w:t>
      </w:r>
      <w:ins w:id="41" w:author="Jeff Shrager" w:date="2015-09-20T08:02:00Z">
        <w:r w:rsidR="00D7221D">
          <w:rPr>
            <w:rFonts w:ascii="Times New Roman" w:hAnsi="Times New Roman" w:cs="Times New Roman"/>
            <w:sz w:val="24"/>
            <w:szCs w:val="24"/>
          </w:rPr>
          <w:t>s</w:t>
        </w:r>
      </w:ins>
      <w:r w:rsidR="00581542">
        <w:rPr>
          <w:rFonts w:ascii="Times New Roman" w:hAnsi="Times New Roman" w:cs="Times New Roman"/>
          <w:sz w:val="24"/>
          <w:szCs w:val="24"/>
        </w:rPr>
        <w:t xml:space="preserve"> the organized execution of arithmetic reasoning, nor</w:t>
      </w:r>
      <w:ins w:id="42" w:author="Jeff Shrager" w:date="2015-09-20T08:03:00Z">
        <w:r w:rsidR="002B11F6">
          <w:rPr>
            <w:rFonts w:ascii="Times New Roman" w:hAnsi="Times New Roman" w:cs="Times New Roman"/>
            <w:sz w:val="24"/>
            <w:szCs w:val="24"/>
          </w:rPr>
          <w:t>,</w:t>
        </w:r>
      </w:ins>
      <w:r w:rsidR="00581542">
        <w:rPr>
          <w:rFonts w:ascii="Times New Roman" w:hAnsi="Times New Roman" w:cs="Times New Roman"/>
          <w:sz w:val="24"/>
          <w:szCs w:val="24"/>
        </w:rPr>
        <w:t xml:space="preserve"> </w:t>
      </w:r>
      <w:del w:id="43" w:author="Jeff Shrager" w:date="2015-09-20T08:03:00Z">
        <w:r w:rsidR="00581542" w:rsidDel="002B11F6">
          <w:rPr>
            <w:rFonts w:ascii="Times New Roman" w:hAnsi="Times New Roman" w:cs="Times New Roman"/>
            <w:sz w:val="24"/>
            <w:szCs w:val="24"/>
          </w:rPr>
          <w:delText xml:space="preserve">how these systems and </w:delText>
        </w:r>
      </w:del>
      <w:r w:rsidR="00581542">
        <w:rPr>
          <w:rFonts w:ascii="Times New Roman" w:hAnsi="Times New Roman" w:cs="Times New Roman"/>
          <w:sz w:val="24"/>
          <w:szCs w:val="24"/>
        </w:rPr>
        <w:t>especially</w:t>
      </w:r>
      <w:ins w:id="44" w:author="Jeff Shrager" w:date="2015-09-20T08:03:00Z">
        <w:r w:rsidR="002B11F6">
          <w:rPr>
            <w:rFonts w:ascii="Times New Roman" w:hAnsi="Times New Roman" w:cs="Times New Roman"/>
            <w:sz w:val="24"/>
            <w:szCs w:val="24"/>
          </w:rPr>
          <w:t>, how</w:t>
        </w:r>
      </w:ins>
      <w:r w:rsidR="00581542">
        <w:rPr>
          <w:rFonts w:ascii="Times New Roman" w:hAnsi="Times New Roman" w:cs="Times New Roman"/>
          <w:sz w:val="24"/>
          <w:szCs w:val="24"/>
        </w:rPr>
        <w:t xml:space="preserve"> their interactions</w:t>
      </w:r>
      <w:r w:rsidR="00774CD0">
        <w:rPr>
          <w:rFonts w:ascii="Times New Roman" w:hAnsi="Times New Roman" w:cs="Times New Roman"/>
          <w:sz w:val="24"/>
          <w:szCs w:val="24"/>
        </w:rPr>
        <w:t xml:space="preserve"> and</w:t>
      </w:r>
      <w:r w:rsidR="00581542">
        <w:rPr>
          <w:rFonts w:ascii="Times New Roman" w:hAnsi="Times New Roman" w:cs="Times New Roman"/>
          <w:sz w:val="24"/>
          <w:szCs w:val="24"/>
        </w:rPr>
        <w:t xml:space="preserve"> change through learning and development.</w:t>
      </w:r>
    </w:p>
    <w:p w14:paraId="22962502" w14:textId="3375C23F" w:rsidR="003B4951" w:rsidRDefault="00581542">
      <w:pPr>
        <w:spacing w:after="0" w:line="240" w:lineRule="auto"/>
        <w:ind w:firstLineChars="200" w:firstLine="480"/>
        <w:rPr>
          <w:ins w:id="45" w:author="Jeff Shrager" w:date="2015-09-20T08:27:00Z"/>
          <w:rFonts w:ascii="Times New Roman" w:hAnsi="Times New Roman" w:cs="Times New Roman"/>
          <w:color w:val="222222"/>
          <w:sz w:val="24"/>
          <w:szCs w:val="24"/>
          <w:shd w:val="clear" w:color="auto" w:fill="FFFFFF"/>
        </w:rPr>
      </w:pPr>
      <w:r>
        <w:rPr>
          <w:rFonts w:ascii="Times New Roman" w:hAnsi="Times New Roman" w:cs="Times New Roman"/>
          <w:sz w:val="24"/>
          <w:szCs w:val="24"/>
        </w:rPr>
        <w:t>C</w:t>
      </w:r>
      <w:r>
        <w:rPr>
          <w:rFonts w:ascii="Times New Roman" w:hAnsi="Times New Roman" w:cs="Times New Roman"/>
          <w:color w:val="222222"/>
          <w:sz w:val="24"/>
          <w:szCs w:val="24"/>
          <w:shd w:val="clear" w:color="auto" w:fill="FFFFFF"/>
        </w:rPr>
        <w:t>omputational studies</w:t>
      </w:r>
      <w:ins w:id="46" w:author="Jeff Shrager" w:date="2015-09-20T08:12:00Z">
        <w:r w:rsidR="004A39D6">
          <w:rPr>
            <w:rFonts w:ascii="Times New Roman" w:hAnsi="Times New Roman" w:cs="Times New Roman"/>
            <w:color w:val="222222"/>
            <w:sz w:val="24"/>
            <w:szCs w:val="24"/>
            <w:shd w:val="clear" w:color="auto" w:fill="FFFFFF"/>
          </w:rPr>
          <w:t xml:space="preserve"> of arithmetic development</w:t>
        </w:r>
      </w:ins>
      <w:r>
        <w:rPr>
          <w:rFonts w:ascii="Times New Roman" w:hAnsi="Times New Roman" w:cs="Times New Roman"/>
          <w:color w:val="222222"/>
          <w:sz w:val="24"/>
          <w:szCs w:val="24"/>
          <w:shd w:val="clear" w:color="auto" w:fill="FFFFFF"/>
        </w:rPr>
        <w:t>, which have been undertaken for decades</w:t>
      </w:r>
      <w:r w:rsidR="001B129B"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Ij40LCA1LCAyNi0yODwvc3R5bGU+PC9EaXNwbGF5VGV4dD48cmVjb3JkPjxyZWMtbnVtYmVyPjEy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</w:fldData>
        </w:fldChar>
      </w:r>
      <w:r>
        <w:rPr>
          <w:rFonts w:ascii="Times New Roman" w:hAnsi="Times New Roman" w:cs="Times New Roman"/>
          <w:color w:val="222222"/>
          <w:sz w:val="24"/>
          <w:szCs w:val="24"/>
          <w:shd w:val="clear" w:color="auto" w:fill="FFFFFF"/>
        </w:rPr>
        <w:instrText xml:space="preserve"> ADDIN EN.CITE </w:instrText>
      </w:r>
      <w:r w:rsidR="001B129B"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Ij40LCA1LCAyNi0yODwvc3R5bGU+PC9EaXNwbGF5VGV4dD48cmVjb3JkPjxyZWMtbnVtYmVyPjEy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</w:fldData>
        </w:fldChar>
      </w:r>
      <w:r>
        <w:rPr>
          <w:rFonts w:ascii="Times New Roman" w:hAnsi="Times New Roman" w:cs="Times New Roman"/>
          <w:color w:val="222222"/>
          <w:sz w:val="24"/>
          <w:szCs w:val="24"/>
          <w:shd w:val="clear" w:color="auto" w:fill="FFFFFF"/>
        </w:rPr>
        <w:instrText xml:space="preserve"> ADDIN EN.CITE.DATA </w:instrText>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end"/>
      </w:r>
      <w:r w:rsidR="001B129B" w:rsidRPr="00AC37BB">
        <w:rPr>
          <w:rFonts w:ascii="Times New Roman" w:hAnsi="Times New Roman" w:cs="Times New Roman"/>
          <w:color w:val="222222"/>
          <w:sz w:val="24"/>
          <w:szCs w:val="24"/>
          <w:shd w:val="clear" w:color="auto" w:fill="FFFFFF"/>
        </w:rPr>
      </w:r>
      <w:r w:rsidR="001B129B" w:rsidRPr="00AC37BB">
        <w:rPr>
          <w:rFonts w:ascii="Times New Roman" w:hAnsi="Times New Roman" w:cs="Times New Roman"/>
          <w:color w:val="222222"/>
          <w:sz w:val="24"/>
          <w:szCs w:val="24"/>
          <w:shd w:val="clear" w:color="auto" w:fill="FFFFFF"/>
        </w:rPr>
        <w:fldChar w:fldCharType="separate"/>
      </w:r>
      <w:hyperlink w:anchor="_ENREF_4" w:tooltip="Siegler, 1984 #1299" w:history="1">
        <w:r w:rsidR="00DB5A93">
          <w:rPr>
            <w:rFonts w:ascii="Times New Roman" w:hAnsi="Times New Roman" w:cs="Times New Roman"/>
            <w:noProof/>
            <w:color w:val="222222"/>
            <w:sz w:val="24"/>
            <w:szCs w:val="24"/>
            <w:shd w:val="clear" w:color="auto" w:fill="FFFFFF"/>
            <w:vertAlign w:val="superscript"/>
          </w:rPr>
          <w:t>4</w:t>
        </w:r>
      </w:hyperlink>
      <w:r>
        <w:rPr>
          <w:rFonts w:ascii="Times New Roman" w:hAnsi="Times New Roman" w:cs="Times New Roman"/>
          <w:noProof/>
          <w:color w:val="222222"/>
          <w:sz w:val="24"/>
          <w:szCs w:val="24"/>
          <w:shd w:val="clear" w:color="auto" w:fill="FFFFFF"/>
          <w:vertAlign w:val="superscript"/>
        </w:rPr>
        <w:t xml:space="preserve">, </w:t>
      </w:r>
      <w:hyperlink w:anchor="_ENREF_5" w:tooltip="Shrager, 1998 #1300" w:history="1">
        <w:r w:rsidR="00DB5A93">
          <w:rPr>
            <w:rFonts w:ascii="Times New Roman" w:hAnsi="Times New Roman" w:cs="Times New Roman"/>
            <w:noProof/>
            <w:color w:val="222222"/>
            <w:sz w:val="24"/>
            <w:szCs w:val="24"/>
            <w:shd w:val="clear" w:color="auto" w:fill="FFFFFF"/>
            <w:vertAlign w:val="superscript"/>
          </w:rPr>
          <w:t>5</w:t>
        </w:r>
      </w:hyperlink>
      <w:r>
        <w:rPr>
          <w:rFonts w:ascii="Times New Roman" w:hAnsi="Times New Roman" w:cs="Times New Roman"/>
          <w:noProof/>
          <w:color w:val="222222"/>
          <w:sz w:val="24"/>
          <w:szCs w:val="24"/>
          <w:shd w:val="clear" w:color="auto" w:fill="FFFFFF"/>
          <w:vertAlign w:val="superscript"/>
        </w:rPr>
        <w:t xml:space="preserve">, </w:t>
      </w:r>
      <w:hyperlink w:anchor="_ENREF_26" w:tooltip="Siegler, 1995 #1318" w:history="1">
        <w:r w:rsidR="00DB5A93">
          <w:rPr>
            <w:rFonts w:ascii="Times New Roman" w:hAnsi="Times New Roman" w:cs="Times New Roman"/>
            <w:noProof/>
            <w:color w:val="222222"/>
            <w:sz w:val="24"/>
            <w:szCs w:val="24"/>
            <w:shd w:val="clear" w:color="auto" w:fill="FFFFFF"/>
            <w:vertAlign w:val="superscript"/>
          </w:rPr>
          <w:t>26-28</w:t>
        </w:r>
      </w:hyperlink>
      <w:r w:rsidR="001B129B" w:rsidRPr="00AC37BB">
        <w:rPr>
          <w:rFonts w:ascii="Times New Roman" w:hAnsi="Times New Roman" w:cs="Times New Roman"/>
          <w:color w:val="222222"/>
          <w:sz w:val="24"/>
          <w:szCs w:val="24"/>
          <w:shd w:val="clear" w:color="auto" w:fill="FFFFFF"/>
        </w:rPr>
        <w:fldChar w:fldCharType="end"/>
      </w:r>
      <w:r>
        <w:rPr>
          <w:rFonts w:ascii="Times New Roman" w:hAnsi="Times New Roman" w:cs="Times New Roman"/>
          <w:color w:val="222222"/>
          <w:sz w:val="24"/>
          <w:szCs w:val="24"/>
          <w:shd w:val="clear" w:color="auto" w:fill="FFFFFF"/>
        </w:rPr>
        <w:t xml:space="preserve">, have generally been rendered </w:t>
      </w:r>
      <w:del w:id="47" w:author="Jeff Shrager" w:date="2015-09-20T08:12:00Z">
        <w:r w:rsidDel="004A39D6">
          <w:rPr>
            <w:rFonts w:ascii="Times New Roman" w:hAnsi="Times New Roman" w:cs="Times New Roman"/>
            <w:color w:val="222222"/>
            <w:sz w:val="24"/>
            <w:szCs w:val="24"/>
            <w:shd w:val="clear" w:color="auto" w:fill="FFFFFF"/>
          </w:rPr>
          <w:delText xml:space="preserve">in </w:delText>
        </w:r>
      </w:del>
      <w:ins w:id="48" w:author="Jeff Shrager" w:date="2015-09-20T08:03:00Z">
        <w:r w:rsidR="00D07A0D">
          <w:rPr>
            <w:rFonts w:ascii="Times New Roman" w:hAnsi="Times New Roman" w:cs="Times New Roman"/>
            <w:color w:val="222222"/>
            <w:sz w:val="24"/>
            <w:szCs w:val="24"/>
            <w:shd w:val="clear" w:color="auto" w:fill="FFFFFF"/>
          </w:rPr>
          <w:t>either</w:t>
        </w:r>
      </w:ins>
      <w:ins w:id="49" w:author="Jeff Shrager" w:date="2015-09-20T08:12:00Z">
        <w:r w:rsidR="004A39D6">
          <w:rPr>
            <w:rFonts w:ascii="Times New Roman" w:hAnsi="Times New Roman" w:cs="Times New Roman"/>
            <w:color w:val="222222"/>
            <w:sz w:val="24"/>
            <w:szCs w:val="24"/>
            <w:shd w:val="clear" w:color="auto" w:fill="FFFFFF"/>
          </w:rPr>
          <w:t xml:space="preserve"> in</w:t>
        </w:r>
      </w:ins>
      <w:ins w:id="50" w:author="Jeff Shrager" w:date="2015-09-20T08:03:00Z">
        <w:r w:rsidR="00D07A0D">
          <w:rPr>
            <w:rFonts w:ascii="Times New Roman" w:hAnsi="Times New Roman" w:cs="Times New Roman"/>
            <w:color w:val="222222"/>
            <w:sz w:val="24"/>
            <w:szCs w:val="24"/>
            <w:shd w:val="clear" w:color="auto" w:fill="FFFFFF"/>
          </w:rPr>
          <w:t xml:space="preserve"> </w:t>
        </w:r>
      </w:ins>
      <w:r>
        <w:rPr>
          <w:rFonts w:ascii="Times New Roman" w:hAnsi="Times New Roman" w:cs="Times New Roman"/>
          <w:color w:val="222222"/>
          <w:sz w:val="24"/>
          <w:szCs w:val="24"/>
          <w:shd w:val="clear" w:color="auto" w:fill="FFFFFF"/>
        </w:rPr>
        <w:t xml:space="preserve">purely symbolic, purely connectionist, </w:t>
      </w:r>
      <w:del w:id="51" w:author="Jeff Shrager" w:date="2015-09-20T08:03:00Z">
        <w:r w:rsidDel="00D07A0D">
          <w:rPr>
            <w:rFonts w:ascii="Times New Roman" w:hAnsi="Times New Roman" w:cs="Times New Roman"/>
            <w:color w:val="222222"/>
            <w:sz w:val="24"/>
            <w:szCs w:val="24"/>
            <w:shd w:val="clear" w:color="auto" w:fill="FFFFFF"/>
          </w:rPr>
          <w:delText>and in</w:delText>
        </w:r>
      </w:del>
      <w:ins w:id="52" w:author="Jeff Shrager" w:date="2015-09-20T08:03:00Z">
        <w:r w:rsidR="00D07A0D">
          <w:rPr>
            <w:rFonts w:ascii="Times New Roman" w:hAnsi="Times New Roman" w:cs="Times New Roman"/>
            <w:color w:val="222222"/>
            <w:sz w:val="24"/>
            <w:szCs w:val="24"/>
            <w:shd w:val="clear" w:color="auto" w:fill="FFFFFF"/>
          </w:rPr>
          <w:t>or</w:t>
        </w:r>
      </w:ins>
      <w:r>
        <w:rPr>
          <w:rFonts w:ascii="Times New Roman" w:hAnsi="Times New Roman" w:cs="Times New Roman"/>
          <w:color w:val="222222"/>
          <w:sz w:val="24"/>
          <w:szCs w:val="24"/>
          <w:shd w:val="clear" w:color="auto" w:fill="FFFFFF"/>
        </w:rPr>
        <w:t xml:space="preserve"> hybrid symbolic/connectionist </w:t>
      </w:r>
      <w:r w:rsidRPr="009031E2">
        <w:rPr>
          <w:rFonts w:ascii="Times New Roman" w:hAnsi="Times New Roman" w:cs="Times New Roman"/>
          <w:color w:val="222222"/>
          <w:sz w:val="24"/>
          <w:szCs w:val="24"/>
          <w:shd w:val="clear" w:color="auto" w:fill="FFFFFF"/>
        </w:rPr>
        <w:t>paradigms</w:t>
      </w:r>
      <w:r w:rsidR="001B129B" w:rsidRPr="001B129B">
        <w:rPr>
          <w:rFonts w:ascii="Times New Roman" w:hAnsi="Times New Roman" w:cs="Times New Roman"/>
          <w:sz w:val="24"/>
          <w:szCs w:val="24"/>
        </w:rPr>
        <w:t>.</w:t>
      </w:r>
      <w:r w:rsidR="009031E2">
        <w:rPr>
          <w:rFonts w:ascii="Times New Roman" w:hAnsi="Times New Roman" w:cs="Times New Roman"/>
          <w:sz w:val="24"/>
          <w:szCs w:val="24"/>
        </w:rPr>
        <w:t xml:space="preserve"> </w:t>
      </w:r>
      <w:del w:id="53" w:author="Jeff Shrager" w:date="2015-09-20T08:12:00Z">
        <w:r w:rsidR="009031E2" w:rsidDel="004A39D6">
          <w:rPr>
            <w:rFonts w:ascii="Times New Roman" w:hAnsi="Times New Roman" w:cs="Times New Roman"/>
            <w:sz w:val="24"/>
            <w:szCs w:val="24"/>
          </w:rPr>
          <w:delText>However, t</w:delText>
        </w:r>
      </w:del>
      <w:ins w:id="54" w:author="Jeff Shrager" w:date="2015-09-20T08:12:00Z">
        <w:r w:rsidR="004A39D6">
          <w:rPr>
            <w:rFonts w:ascii="Times New Roman" w:hAnsi="Times New Roman" w:cs="Times New Roman"/>
            <w:sz w:val="24"/>
            <w:szCs w:val="24"/>
          </w:rPr>
          <w:t>T</w:t>
        </w:r>
      </w:ins>
      <w:r w:rsidR="009031E2">
        <w:rPr>
          <w:rFonts w:ascii="Times New Roman" w:hAnsi="Times New Roman" w:cs="Times New Roman"/>
          <w:sz w:val="24"/>
          <w:szCs w:val="24"/>
        </w:rPr>
        <w:t xml:space="preserve">hese </w:t>
      </w:r>
      <w:del w:id="55" w:author="Jeff Shrager" w:date="2015-09-20T08:12:00Z">
        <w:r w:rsidR="009031E2" w:rsidDel="004A39D6">
          <w:rPr>
            <w:rFonts w:ascii="Times New Roman" w:hAnsi="Times New Roman" w:cs="Times New Roman"/>
            <w:sz w:val="24"/>
            <w:szCs w:val="24"/>
          </w:rPr>
          <w:delText xml:space="preserve">models </w:delText>
        </w:r>
      </w:del>
      <w:ins w:id="56" w:author="Jeff Shrager" w:date="2015-09-20T08:12:00Z">
        <w:r w:rsidR="004A39D6">
          <w:rPr>
            <w:rFonts w:ascii="Times New Roman" w:hAnsi="Times New Roman" w:cs="Times New Roman"/>
            <w:sz w:val="24"/>
            <w:szCs w:val="24"/>
          </w:rPr>
          <w:t xml:space="preserve">paradigms </w:t>
        </w:r>
      </w:ins>
      <w:r w:rsidR="009031E2">
        <w:rPr>
          <w:rFonts w:ascii="Times New Roman" w:hAnsi="Times New Roman" w:cs="Times New Roman"/>
          <w:sz w:val="24"/>
          <w:szCs w:val="24"/>
        </w:rPr>
        <w:t>suffer from several critical drawbacks: (a)</w:t>
      </w:r>
      <w:r w:rsidR="009031E2" w:rsidRPr="00332285">
        <w:rPr>
          <w:rFonts w:ascii="Times New Roman" w:hAnsi="Times New Roman" w:cs="Times New Roman"/>
          <w:sz w:val="24"/>
          <w:szCs w:val="24"/>
        </w:rPr>
        <w:t xml:space="preserve"> </w:t>
      </w:r>
      <w:r w:rsidR="009031E2">
        <w:rPr>
          <w:rFonts w:ascii="Times New Roman" w:hAnsi="Times New Roman" w:cs="Times New Roman"/>
          <w:sz w:val="24"/>
          <w:szCs w:val="24"/>
        </w:rPr>
        <w:t>implementation of both procedural memory and executive control systems were not theory-driven; (b)</w:t>
      </w:r>
      <w:r w:rsidR="009031E2" w:rsidRPr="00332285">
        <w:rPr>
          <w:rFonts w:ascii="Times New Roman" w:hAnsi="Times New Roman" w:cs="Times New Roman"/>
          <w:sz w:val="24"/>
          <w:szCs w:val="24"/>
        </w:rPr>
        <w:t xml:space="preserve"> </w:t>
      </w:r>
      <w:r w:rsidR="009031E2">
        <w:rPr>
          <w:rFonts w:ascii="Times New Roman" w:hAnsi="Times New Roman" w:cs="Times New Roman"/>
          <w:sz w:val="24"/>
          <w:szCs w:val="24"/>
        </w:rPr>
        <w:t xml:space="preserve">memory </w:t>
      </w:r>
      <w:ins w:id="57" w:author="Jeff Shrager" w:date="2015-09-20T08:12:00Z">
        <w:r w:rsidR="00DA2BE5">
          <w:rPr>
            <w:rFonts w:ascii="Times New Roman" w:hAnsi="Times New Roman" w:cs="Times New Roman"/>
            <w:sz w:val="24"/>
            <w:szCs w:val="24"/>
          </w:rPr>
          <w:t xml:space="preserve">and </w:t>
        </w:r>
      </w:ins>
      <w:r w:rsidR="009031E2">
        <w:rPr>
          <w:rFonts w:ascii="Times New Roman" w:hAnsi="Times New Roman" w:cs="Times New Roman"/>
          <w:sz w:val="24"/>
          <w:szCs w:val="24"/>
        </w:rPr>
        <w:t xml:space="preserve">knowledge was not represented in distributed manner; and (c) </w:t>
      </w:r>
      <w:del w:id="58" w:author="Jeff Shrager" w:date="2015-09-20T08:12:00Z">
        <w:r w:rsidR="009031E2" w:rsidDel="00DA2BE5">
          <w:rPr>
            <w:rFonts w:ascii="Times New Roman" w:hAnsi="Times New Roman" w:cs="Times New Roman"/>
            <w:sz w:val="24"/>
            <w:szCs w:val="24"/>
          </w:rPr>
          <w:delText xml:space="preserve">the </w:delText>
        </w:r>
      </w:del>
      <w:r w:rsidR="009031E2">
        <w:rPr>
          <w:rFonts w:ascii="Times New Roman" w:hAnsi="Times New Roman" w:cs="Times New Roman"/>
          <w:sz w:val="24"/>
          <w:szCs w:val="24"/>
        </w:rPr>
        <w:t xml:space="preserve">model structure was not informed by </w:t>
      </w:r>
      <w:r w:rsidR="009031E2" w:rsidRPr="00332285">
        <w:rPr>
          <w:rFonts w:ascii="Times New Roman" w:hAnsi="Times New Roman" w:cs="Times New Roman"/>
          <w:sz w:val="24"/>
          <w:szCs w:val="24"/>
        </w:rPr>
        <w:t>current understanding of the brain</w:t>
      </w:r>
      <w:ins w:id="59" w:author="Jeff Shrager" w:date="2015-09-20T08:26:00Z">
        <w:r w:rsidR="003B4951">
          <w:rPr>
            <w:rFonts w:ascii="Times New Roman" w:hAnsi="Times New Roman" w:cs="Times New Roman"/>
            <w:color w:val="222222"/>
            <w:sz w:val="24"/>
            <w:szCs w:val="24"/>
            <w:shd w:val="clear" w:color="auto" w:fill="FFFFFF"/>
          </w:rPr>
          <w:t xml:space="preserve">, for example, </w:t>
        </w:r>
        <w:r w:rsidR="003B4951">
          <w:rPr>
            <w:rFonts w:ascii="Times New Roman" w:hAnsi="Times New Roman" w:cs="Times New Roman"/>
            <w:color w:val="222222"/>
            <w:sz w:val="24"/>
            <w:szCs w:val="24"/>
            <w:shd w:val="clear" w:color="auto" w:fill="FFFFFF"/>
            <w:lang w:eastAsia="zh-CN"/>
          </w:rPr>
          <w:t>theorists have argued the role of prefrontal cortex in system control of cognitive tasks</w:t>
        </w:r>
        <w:r w:rsidR="003B4951">
          <w:fldChar w:fldCharType="begin"/>
        </w:r>
        <w:r w:rsidR="003B4951">
          <w:instrText xml:space="preserve"> HYPERLINK \l "_ENREF_32" \o "Miller, 2001 #1323" </w:instrText>
        </w:r>
      </w:ins>
      <w:ins w:id="60" w:author="Jeff Shrager" w:date="2015-09-20T08:26:00Z">
        <w:r w:rsidR="003B4951">
          <w:fldChar w:fldCharType="separate"/>
        </w:r>
        <w:r w:rsidR="003B4951" w:rsidRPr="00AC37BB">
          <w:rPr>
            <w:rFonts w:ascii="Times New Roman" w:hAnsi="Times New Roman" w:cs="Times New Roman"/>
            <w:color w:val="222222"/>
            <w:sz w:val="24"/>
            <w:szCs w:val="24"/>
            <w:shd w:val="clear" w:color="auto" w:fill="FFFFFF"/>
            <w:lang w:eastAsia="zh-CN"/>
          </w:rPr>
          <w:fldChar w:fldCharType="begin"/>
        </w:r>
        <w:r w:rsidR="003B4951">
          <w:rPr>
            <w:rFonts w:ascii="Times New Roman" w:hAnsi="Times New Roman" w:cs="Times New Roman"/>
            <w:color w:val="222222"/>
            <w:sz w:val="24"/>
            <w:szCs w:val="24"/>
            <w:shd w:val="clear" w:color="auto" w:fill="FFFFFF"/>
            <w:lang w:eastAsia="zh-CN"/>
          </w:rPr>
          <w:instrText xml:space="preserve"> ADDIN EN.CITE &lt;EndNote&gt;&lt;Cite&gt;&lt;Author&gt;Miller&lt;/Author&gt;&lt;Year&gt;2001&lt;/Year&gt;&lt;RecNum&gt;1323&lt;/RecNum&gt;&lt;DisplayText&gt;&lt;style face="superscript"&gt;32&lt;/style&gt;&lt;/DisplayText&gt;&lt;record&gt;&lt;rec-number&gt;1323&lt;/rec-number&gt;&lt;foreign-keys&gt;&lt;key app="EN" db-id="w2vfvr2wlz2vzfe9sscp0ff7f0pardxptwdw"&gt;1323&lt;/key&gt;&lt;/foreign-keys&gt;&lt;ref-type name="Journal Article"&gt;17&lt;/ref-type&gt;&lt;contributors&gt;&lt;authors&gt;&lt;author&gt;Miller, Earl K&lt;/author&gt;&lt;author&gt;Cohen, Jonathan D&lt;/author&gt;&lt;/authors&gt;&lt;/contributors&gt;&lt;titles&gt;&lt;title&gt;An integrative theory of prefrontal cortex function&lt;/title&gt;&lt;secondary-title&gt;Annual Review of Neuroscience&lt;/secondary-title&gt;&lt;/titles&gt;&lt;periodical&gt;&lt;full-title&gt;Annual Review of Neuroscience&lt;/full-title&gt;&lt;/periodical&gt;&lt;pages&gt;167-202&lt;/pages&gt;&lt;volume&gt;24&lt;/volume&gt;&lt;number&gt;1&lt;/number&gt;&lt;dates&gt;&lt;year&gt;2001&lt;/year&gt;&lt;/dates&gt;&lt;isbn&gt;0147-006X&lt;/isbn&gt;&lt;urls&gt;&lt;/urls&gt;&lt;/record&gt;&lt;/Cite&gt;&lt;/EndNote&gt;</w:instrText>
        </w:r>
        <w:r w:rsidR="003B4951" w:rsidRPr="00AC37BB">
          <w:rPr>
            <w:rFonts w:ascii="Times New Roman" w:hAnsi="Times New Roman" w:cs="Times New Roman"/>
            <w:color w:val="222222"/>
            <w:sz w:val="24"/>
            <w:szCs w:val="24"/>
            <w:shd w:val="clear" w:color="auto" w:fill="FFFFFF"/>
            <w:lang w:eastAsia="zh-CN"/>
          </w:rPr>
          <w:fldChar w:fldCharType="separate"/>
        </w:r>
        <w:r w:rsidR="003B4951">
          <w:rPr>
            <w:rFonts w:ascii="Times New Roman" w:hAnsi="Times New Roman" w:cs="Times New Roman"/>
            <w:noProof/>
            <w:color w:val="222222"/>
            <w:sz w:val="24"/>
            <w:szCs w:val="24"/>
            <w:shd w:val="clear" w:color="auto" w:fill="FFFFFF"/>
            <w:vertAlign w:val="superscript"/>
            <w:lang w:eastAsia="zh-CN"/>
          </w:rPr>
          <w:t>32</w:t>
        </w:r>
        <w:r w:rsidR="003B4951" w:rsidRPr="00AC37BB">
          <w:rPr>
            <w:rFonts w:ascii="Times New Roman" w:hAnsi="Times New Roman" w:cs="Times New Roman"/>
            <w:color w:val="222222"/>
            <w:sz w:val="24"/>
            <w:szCs w:val="24"/>
            <w:shd w:val="clear" w:color="auto" w:fill="FFFFFF"/>
            <w:lang w:eastAsia="zh-CN"/>
          </w:rPr>
          <w:fldChar w:fldCharType="end"/>
        </w:r>
        <w:r w:rsidR="003B4951">
          <w:rPr>
            <w:rFonts w:ascii="Times New Roman" w:hAnsi="Times New Roman" w:cs="Times New Roman"/>
            <w:color w:val="222222"/>
            <w:sz w:val="24"/>
            <w:szCs w:val="24"/>
            <w:shd w:val="clear" w:color="auto" w:fill="FFFFFF"/>
            <w:lang w:eastAsia="zh-CN"/>
          </w:rPr>
          <w:fldChar w:fldCharType="end"/>
        </w:r>
        <w:r w:rsidR="003B4951">
          <w:rPr>
            <w:rFonts w:ascii="Times New Roman" w:hAnsi="Times New Roman" w:cs="Times New Roman"/>
            <w:color w:val="222222"/>
            <w:sz w:val="24"/>
            <w:szCs w:val="24"/>
            <w:shd w:val="clear" w:color="auto" w:fill="FFFFFF"/>
            <w:lang w:eastAsia="zh-CN"/>
          </w:rPr>
          <w:t xml:space="preserve">, and neural networks </w:t>
        </w:r>
        <w:r w:rsidR="003B4951">
          <w:rPr>
            <w:rFonts w:ascii="Times New Roman" w:hAnsi="Times New Roman" w:cs="Times New Roman" w:hint="eastAsia"/>
            <w:color w:val="222222"/>
            <w:sz w:val="24"/>
            <w:szCs w:val="24"/>
            <w:shd w:val="clear" w:color="auto" w:fill="FFFFFF"/>
            <w:lang w:eastAsia="zh-CN"/>
          </w:rPr>
          <w:t>are</w:t>
        </w:r>
        <w:r w:rsidR="003B4951">
          <w:rPr>
            <w:rFonts w:ascii="Times New Roman" w:hAnsi="Times New Roman" w:cs="Times New Roman"/>
            <w:color w:val="222222"/>
            <w:sz w:val="24"/>
            <w:szCs w:val="24"/>
            <w:shd w:val="clear" w:color="auto" w:fill="FFFFFF"/>
            <w:lang w:eastAsia="zh-CN"/>
          </w:rPr>
          <w:t xml:space="preserve"> shown to be nicely combined with system-control models for adaptive learning </w:t>
        </w:r>
        <w:r w:rsidR="003B4951">
          <w:rPr>
            <w:rFonts w:ascii="Times New Roman" w:hAnsi="Times New Roman" w:cs="Times New Roman" w:hint="eastAsia"/>
            <w:color w:val="222222"/>
            <w:sz w:val="24"/>
            <w:szCs w:val="24"/>
            <w:shd w:val="clear" w:color="auto" w:fill="FFFFFF"/>
            <w:lang w:eastAsia="zh-CN"/>
          </w:rPr>
          <w:t>and</w:t>
        </w:r>
        <w:r w:rsidR="003B4951">
          <w:rPr>
            <w:rFonts w:ascii="Times New Roman" w:hAnsi="Times New Roman" w:cs="Times New Roman"/>
            <w:color w:val="222222"/>
            <w:sz w:val="24"/>
            <w:szCs w:val="24"/>
            <w:shd w:val="clear" w:color="auto" w:fill="FFFFFF"/>
            <w:lang w:eastAsia="zh-CN"/>
          </w:rPr>
          <w:t xml:space="preserve"> optimal control</w:t>
        </w:r>
        <w:r w:rsidR="003B4951">
          <w:fldChar w:fldCharType="begin"/>
        </w:r>
        <w:r w:rsidR="003B4951">
          <w:instrText xml:space="preserve"> HYPERLINK \l "_ENREF_33" \o "Suykens, 2012 #1327" </w:instrText>
        </w:r>
      </w:ins>
      <w:ins w:id="61" w:author="Jeff Shrager" w:date="2015-09-20T08:26:00Z">
        <w:r w:rsidR="003B4951">
          <w:fldChar w:fldCharType="separate"/>
        </w:r>
        <w:r w:rsidR="003B4951" w:rsidRPr="00AC37BB">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3B4951">
          <w:rPr>
            <w:rFonts w:ascii="Times New Roman" w:hAnsi="Times New Roman" w:cs="Times New Roman"/>
            <w:color w:val="222222"/>
            <w:sz w:val="24"/>
            <w:szCs w:val="24"/>
            <w:shd w:val="clear" w:color="auto" w:fill="FFFFFF"/>
            <w:lang w:eastAsia="zh-CN"/>
          </w:rPr>
          <w:instrText xml:space="preserve"> ADDIN EN.CITE </w:instrText>
        </w:r>
        <w:r w:rsidR="003B4951" w:rsidRPr="00AC37BB">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3B4951">
          <w:rPr>
            <w:rFonts w:ascii="Times New Roman" w:hAnsi="Times New Roman" w:cs="Times New Roman"/>
            <w:color w:val="222222"/>
            <w:sz w:val="24"/>
            <w:szCs w:val="24"/>
            <w:shd w:val="clear" w:color="auto" w:fill="FFFFFF"/>
            <w:lang w:eastAsia="zh-CN"/>
          </w:rPr>
          <w:instrText xml:space="preserve"> ADDIN EN.CITE.DATA </w:instrText>
        </w:r>
        <w:r w:rsidR="003B4951" w:rsidRPr="00AC37BB">
          <w:rPr>
            <w:rFonts w:ascii="Times New Roman" w:hAnsi="Times New Roman" w:cs="Times New Roman"/>
            <w:color w:val="222222"/>
            <w:sz w:val="24"/>
            <w:szCs w:val="24"/>
            <w:shd w:val="clear" w:color="auto" w:fill="FFFFFF"/>
            <w:lang w:eastAsia="zh-CN"/>
          </w:rPr>
        </w:r>
        <w:r w:rsidR="003B4951" w:rsidRPr="00AC37BB">
          <w:rPr>
            <w:rFonts w:ascii="Times New Roman" w:hAnsi="Times New Roman" w:cs="Times New Roman"/>
            <w:color w:val="222222"/>
            <w:sz w:val="24"/>
            <w:szCs w:val="24"/>
            <w:shd w:val="clear" w:color="auto" w:fill="FFFFFF"/>
            <w:lang w:eastAsia="zh-CN"/>
          </w:rPr>
          <w:fldChar w:fldCharType="end"/>
        </w:r>
        <w:r w:rsidR="003B4951" w:rsidRPr="00AC37BB">
          <w:rPr>
            <w:rFonts w:ascii="Times New Roman" w:hAnsi="Times New Roman" w:cs="Times New Roman"/>
            <w:color w:val="222222"/>
            <w:sz w:val="24"/>
            <w:szCs w:val="24"/>
            <w:shd w:val="clear" w:color="auto" w:fill="FFFFFF"/>
            <w:lang w:eastAsia="zh-CN"/>
          </w:rPr>
        </w:r>
        <w:r w:rsidR="003B4951" w:rsidRPr="00AC37BB">
          <w:rPr>
            <w:rFonts w:ascii="Times New Roman" w:hAnsi="Times New Roman" w:cs="Times New Roman"/>
            <w:color w:val="222222"/>
            <w:sz w:val="24"/>
            <w:szCs w:val="24"/>
            <w:shd w:val="clear" w:color="auto" w:fill="FFFFFF"/>
            <w:lang w:eastAsia="zh-CN"/>
          </w:rPr>
          <w:fldChar w:fldCharType="separate"/>
        </w:r>
        <w:r w:rsidR="003B4951">
          <w:rPr>
            <w:rFonts w:ascii="Times New Roman" w:hAnsi="Times New Roman" w:cs="Times New Roman"/>
            <w:noProof/>
            <w:color w:val="222222"/>
            <w:sz w:val="24"/>
            <w:szCs w:val="24"/>
            <w:shd w:val="clear" w:color="auto" w:fill="FFFFFF"/>
            <w:vertAlign w:val="superscript"/>
            <w:lang w:eastAsia="zh-CN"/>
          </w:rPr>
          <w:t>33-36</w:t>
        </w:r>
        <w:r w:rsidR="003B4951" w:rsidRPr="00AC37BB">
          <w:rPr>
            <w:rFonts w:ascii="Times New Roman" w:hAnsi="Times New Roman" w:cs="Times New Roman"/>
            <w:color w:val="222222"/>
            <w:sz w:val="24"/>
            <w:szCs w:val="24"/>
            <w:shd w:val="clear" w:color="auto" w:fill="FFFFFF"/>
            <w:lang w:eastAsia="zh-CN"/>
          </w:rPr>
          <w:fldChar w:fldCharType="end"/>
        </w:r>
        <w:r w:rsidR="003B4951">
          <w:rPr>
            <w:rFonts w:ascii="Times New Roman" w:hAnsi="Times New Roman" w:cs="Times New Roman"/>
            <w:color w:val="222222"/>
            <w:sz w:val="24"/>
            <w:szCs w:val="24"/>
            <w:shd w:val="clear" w:color="auto" w:fill="FFFFFF"/>
            <w:lang w:eastAsia="zh-CN"/>
          </w:rPr>
          <w:fldChar w:fldCharType="end"/>
        </w:r>
        <w:r w:rsidR="003B4951">
          <w:rPr>
            <w:rFonts w:ascii="Times New Roman" w:hAnsi="Times New Roman" w:cs="Times New Roman"/>
            <w:color w:val="222222"/>
            <w:sz w:val="24"/>
            <w:szCs w:val="24"/>
            <w:shd w:val="clear" w:color="auto" w:fill="FFFFFF"/>
            <w:lang w:eastAsia="zh-CN"/>
          </w:rPr>
          <w:t xml:space="preserve">, and these advances have </w:t>
        </w:r>
      </w:ins>
      <w:ins w:id="62" w:author="Jeff Shrager" w:date="2015-09-20T08:27:00Z">
        <w:r w:rsidR="003B4951">
          <w:rPr>
            <w:rFonts w:ascii="Times New Roman" w:hAnsi="Times New Roman" w:cs="Times New Roman"/>
            <w:color w:val="222222"/>
            <w:sz w:val="24"/>
            <w:szCs w:val="24"/>
            <w:shd w:val="clear" w:color="auto" w:fill="FFFFFF"/>
            <w:lang w:eastAsia="zh-CN"/>
          </w:rPr>
          <w:t>not</w:t>
        </w:r>
      </w:ins>
      <w:ins w:id="63" w:author="Jeff Shrager" w:date="2015-09-20T08:26:00Z">
        <w:r w:rsidR="003B4951">
          <w:rPr>
            <w:rFonts w:ascii="Times New Roman" w:hAnsi="Times New Roman" w:cs="Times New Roman"/>
            <w:color w:val="222222"/>
            <w:sz w:val="24"/>
            <w:szCs w:val="24"/>
            <w:shd w:val="clear" w:color="auto" w:fill="FFFFFF"/>
            <w:lang w:eastAsia="zh-CN"/>
          </w:rPr>
          <w:t xml:space="preserve"> made </w:t>
        </w:r>
      </w:ins>
      <w:ins w:id="64" w:author="Jeff Shrager" w:date="2015-09-20T08:27:00Z">
        <w:r w:rsidR="003B4951">
          <w:rPr>
            <w:rFonts w:ascii="Times New Roman" w:hAnsi="Times New Roman" w:cs="Times New Roman"/>
            <w:color w:val="222222"/>
            <w:sz w:val="24"/>
            <w:szCs w:val="24"/>
            <w:shd w:val="clear" w:color="auto" w:fill="FFFFFF"/>
            <w:lang w:eastAsia="zh-CN"/>
          </w:rPr>
          <w:t>their way</w:t>
        </w:r>
      </w:ins>
      <w:ins w:id="65" w:author="Jeff Shrager" w:date="2015-09-20T08:26:00Z">
        <w:r w:rsidR="003B4951">
          <w:rPr>
            <w:rFonts w:ascii="Times New Roman" w:hAnsi="Times New Roman" w:cs="Times New Roman"/>
            <w:color w:val="222222"/>
            <w:sz w:val="24"/>
            <w:szCs w:val="24"/>
            <w:shd w:val="clear" w:color="auto" w:fill="FFFFFF"/>
            <w:lang w:eastAsia="zh-CN"/>
          </w:rPr>
          <w:t xml:space="preserve"> into computational models of arithmetic.</w:t>
        </w:r>
      </w:ins>
      <w:del w:id="66" w:author="Jeff Shrager" w:date="2015-09-20T08:26:00Z">
        <w:r w:rsidR="009031E2" w:rsidRPr="00332285" w:rsidDel="003B4951">
          <w:rPr>
            <w:rFonts w:ascii="Times New Roman" w:hAnsi="Times New Roman" w:cs="Times New Roman"/>
            <w:color w:val="222222"/>
            <w:sz w:val="24"/>
            <w:szCs w:val="24"/>
            <w:shd w:val="clear" w:color="auto" w:fill="FFFFFF"/>
          </w:rPr>
          <w:delText>.</w:delText>
        </w:r>
      </w:del>
      <w:r w:rsidR="009031E2" w:rsidRPr="00332285">
        <w:rPr>
          <w:rFonts w:ascii="Times New Roman" w:hAnsi="Times New Roman" w:cs="Times New Roman"/>
          <w:color w:val="222222"/>
          <w:sz w:val="24"/>
          <w:szCs w:val="24"/>
          <w:shd w:val="clear" w:color="auto" w:fill="FFFFFF"/>
        </w:rPr>
        <w:t xml:space="preserve"> </w:t>
      </w:r>
    </w:p>
    <w:p w14:paraId="0F6C3AE7" w14:textId="030C00AD" w:rsidR="00B65645" w:rsidDel="00F51A86" w:rsidRDefault="009031E2">
      <w:pPr>
        <w:spacing w:after="0" w:line="240" w:lineRule="auto"/>
        <w:ind w:firstLineChars="200" w:firstLine="480"/>
        <w:rPr>
          <w:del w:id="67" w:author="Jeff Shrager" w:date="2015-09-20T08:25:00Z"/>
          <w:rFonts w:ascii="Times New Roman" w:hAnsi="Times New Roman" w:cs="Times New Roman"/>
          <w:color w:val="222222"/>
          <w:sz w:val="24"/>
          <w:szCs w:val="24"/>
          <w:shd w:val="clear" w:color="auto" w:fill="FFFFFF"/>
          <w:lang w:eastAsia="zh-CN"/>
        </w:rPr>
      </w:pPr>
      <w:del w:id="68" w:author="Jeff Shrager" w:date="2015-09-20T08:13:00Z">
        <w:r w:rsidDel="00157948">
          <w:rPr>
            <w:rFonts w:ascii="Times New Roman" w:hAnsi="Times New Roman" w:cs="Times New Roman"/>
            <w:sz w:val="24"/>
            <w:szCs w:val="24"/>
          </w:rPr>
          <w:delText xml:space="preserve">Therefore, their value to inform </w:delText>
        </w:r>
        <w:r w:rsidR="004069E6" w:rsidDel="00157948">
          <w:rPr>
            <w:rFonts w:ascii="Times New Roman" w:hAnsi="Times New Roman" w:cs="Times New Roman" w:hint="eastAsia"/>
            <w:sz w:val="24"/>
            <w:szCs w:val="24"/>
            <w:lang w:eastAsia="zh-CN"/>
          </w:rPr>
          <w:delText>the</w:delText>
        </w:r>
        <w:r w:rsidDel="00157948">
          <w:rPr>
            <w:rFonts w:ascii="Times New Roman" w:hAnsi="Times New Roman" w:cs="Times New Roman"/>
            <w:sz w:val="24"/>
            <w:szCs w:val="24"/>
          </w:rPr>
          <w:delText xml:space="preserve"> brain </w:delText>
        </w:r>
        <w:r w:rsidR="004069E6" w:rsidDel="00157948">
          <w:rPr>
            <w:rFonts w:ascii="Times New Roman" w:hAnsi="Times New Roman" w:cs="Times New Roman" w:hint="eastAsia"/>
            <w:sz w:val="24"/>
            <w:szCs w:val="24"/>
            <w:lang w:eastAsia="zh-CN"/>
          </w:rPr>
          <w:delText>dynamics</w:delText>
        </w:r>
        <w:r w:rsidDel="00157948">
          <w:rPr>
            <w:rFonts w:ascii="Times New Roman" w:hAnsi="Times New Roman" w:cs="Times New Roman"/>
            <w:sz w:val="24"/>
            <w:szCs w:val="24"/>
          </w:rPr>
          <w:delText xml:space="preserve"> for arithmetic problem solving was clearly undermined. </w:delText>
        </w:r>
      </w:del>
      <w:del w:id="69" w:author="Jeff Shrager" w:date="2015-09-20T08:28:00Z">
        <w:r w:rsidR="00581542" w:rsidRPr="009031E2" w:rsidDel="003B4951">
          <w:rPr>
            <w:rFonts w:ascii="Times New Roman" w:hAnsi="Times New Roman" w:cs="Times New Roman"/>
            <w:color w:val="222222"/>
            <w:sz w:val="24"/>
            <w:szCs w:val="24"/>
            <w:shd w:val="clear" w:color="auto" w:fill="FFFFFF"/>
          </w:rPr>
          <w:delText>R</w:delText>
        </w:r>
        <w:r w:rsidR="00581542" w:rsidRPr="009031E2" w:rsidDel="003B4951">
          <w:rPr>
            <w:rFonts w:ascii="Times New Roman" w:hAnsi="Times New Roman" w:cs="Times New Roman"/>
            <w:sz w:val="24"/>
            <w:szCs w:val="24"/>
          </w:rPr>
          <w:delText xml:space="preserve">ecently, </w:delText>
        </w:r>
      </w:del>
      <w:del w:id="70" w:author="Jeff Shrager" w:date="2015-09-20T08:25:00Z">
        <w:r w:rsidR="00581542" w:rsidRPr="009031E2" w:rsidDel="00F51A86">
          <w:rPr>
            <w:rFonts w:ascii="Times New Roman" w:hAnsi="Times New Roman" w:cs="Times New Roman"/>
            <w:sz w:val="24"/>
            <w:szCs w:val="24"/>
            <w:lang w:eastAsia="zh-CN"/>
          </w:rPr>
          <w:delText>Al</w:delText>
        </w:r>
        <w:r w:rsidR="00581542" w:rsidDel="00F51A86">
          <w:rPr>
            <w:rFonts w:ascii="Times New Roman" w:hAnsi="Times New Roman" w:cs="Times New Roman"/>
            <w:sz w:val="24"/>
            <w:szCs w:val="24"/>
            <w:lang w:eastAsia="zh-CN"/>
          </w:rPr>
          <w:delText xml:space="preserve">ong </w:delText>
        </w:r>
      </w:del>
      <w:del w:id="71" w:author="Jeff Shrager" w:date="2015-09-20T08:28:00Z">
        <w:r w:rsidR="00581542" w:rsidDel="003B4951">
          <w:rPr>
            <w:rFonts w:ascii="Times New Roman" w:hAnsi="Times New Roman" w:cs="Times New Roman"/>
            <w:sz w:val="24"/>
            <w:szCs w:val="24"/>
            <w:lang w:eastAsia="zh-CN"/>
          </w:rPr>
          <w:delText xml:space="preserve">with other researchers, </w:delText>
        </w:r>
        <w:r w:rsidR="00581542" w:rsidDel="003B4951">
          <w:rPr>
            <w:rFonts w:ascii="Times New Roman" w:hAnsi="Times New Roman" w:cs="Times New Roman"/>
            <w:sz w:val="24"/>
            <w:szCs w:val="24"/>
          </w:rPr>
          <w:delText xml:space="preserve"> I</w:delText>
        </w:r>
      </w:del>
      <w:ins w:id="72" w:author="Jeff Shrager" w:date="2015-09-20T08:28:00Z">
        <w:r w:rsidR="003B4951">
          <w:rPr>
            <w:rFonts w:ascii="Times New Roman" w:hAnsi="Times New Roman" w:cs="Times New Roman"/>
            <w:sz w:val="24"/>
            <w:szCs w:val="24"/>
          </w:rPr>
          <w:t>Modelers</w:t>
        </w:r>
      </w:ins>
      <w:r w:rsidR="00581542">
        <w:rPr>
          <w:rFonts w:ascii="Times New Roman" w:hAnsi="Times New Roman" w:cs="Times New Roman"/>
          <w:sz w:val="24"/>
          <w:szCs w:val="24"/>
        </w:rPr>
        <w:t xml:space="preserve"> have </w:t>
      </w:r>
      <w:ins w:id="73" w:author="Jeff Shrager" w:date="2015-09-20T08:28:00Z">
        <w:r w:rsidR="003B4951">
          <w:rPr>
            <w:rFonts w:ascii="Times New Roman" w:hAnsi="Times New Roman" w:cs="Times New Roman"/>
            <w:sz w:val="24"/>
            <w:szCs w:val="24"/>
          </w:rPr>
          <w:t xml:space="preserve">recently </w:t>
        </w:r>
      </w:ins>
      <w:r w:rsidR="00581542">
        <w:rPr>
          <w:rFonts w:ascii="Times New Roman" w:hAnsi="Times New Roman" w:cs="Times New Roman"/>
          <w:sz w:val="24"/>
          <w:szCs w:val="24"/>
        </w:rPr>
        <w:t xml:space="preserve">demonstrated </w:t>
      </w:r>
      <w:ins w:id="74" w:author="Jeff Shrager" w:date="2015-09-20T08:30:00Z">
        <w:r w:rsidR="003B4951">
          <w:rPr>
            <w:rFonts w:ascii="Times New Roman" w:hAnsi="Times New Roman" w:cs="Times New Roman"/>
            <w:sz w:val="24"/>
            <w:szCs w:val="24"/>
          </w:rPr>
          <w:t xml:space="preserve">that systems-oriented </w:t>
        </w:r>
      </w:ins>
      <w:del w:id="75" w:author="Jeff Shrager" w:date="2015-09-20T08:28:00Z">
        <w:r w:rsidR="00581542" w:rsidDel="003B4951">
          <w:rPr>
            <w:rFonts w:ascii="Times New Roman" w:hAnsi="Times New Roman" w:cs="Times New Roman"/>
            <w:sz w:val="24"/>
            <w:szCs w:val="24"/>
          </w:rPr>
          <w:delText xml:space="preserve">that </w:delText>
        </w:r>
      </w:del>
      <w:r w:rsidR="00581542">
        <w:rPr>
          <w:rFonts w:ascii="Times New Roman" w:hAnsi="Times New Roman" w:cs="Times New Roman"/>
          <w:sz w:val="24"/>
          <w:szCs w:val="24"/>
        </w:rPr>
        <w:t xml:space="preserve">computational neural networks </w:t>
      </w:r>
      <w:ins w:id="76" w:author="Jeff Shrager" w:date="2015-09-20T08:28:00Z">
        <w:r w:rsidR="003B4951">
          <w:rPr>
            <w:rFonts w:ascii="Times New Roman" w:hAnsi="Times New Roman" w:cs="Times New Roman"/>
            <w:sz w:val="24"/>
            <w:szCs w:val="24"/>
          </w:rPr>
          <w:t>that</w:t>
        </w:r>
      </w:ins>
      <w:del w:id="77" w:author="Jeff Shrager" w:date="2015-09-20T08:30:00Z">
        <w:r w:rsidR="00581542" w:rsidDel="003B4951">
          <w:rPr>
            <w:rFonts w:ascii="Times New Roman" w:hAnsi="Times New Roman" w:cs="Times New Roman"/>
            <w:sz w:val="24"/>
            <w:szCs w:val="24"/>
          </w:rPr>
          <w:delText>can</w:delText>
        </w:r>
      </w:del>
      <w:r w:rsidR="00581542">
        <w:rPr>
          <w:rFonts w:ascii="Times New Roman" w:hAnsi="Times New Roman" w:cs="Times New Roman"/>
          <w:sz w:val="24"/>
          <w:szCs w:val="24"/>
        </w:rPr>
        <w:t xml:space="preserve"> account </w:t>
      </w:r>
      <w:ins w:id="78" w:author="Jeff Shrager" w:date="2015-09-20T08:30:00Z">
        <w:r w:rsidR="003B4951">
          <w:rPr>
            <w:rFonts w:ascii="Times New Roman" w:hAnsi="Times New Roman" w:cs="Times New Roman"/>
            <w:sz w:val="24"/>
            <w:szCs w:val="24"/>
          </w:rPr>
          <w:t xml:space="preserve">well </w:t>
        </w:r>
      </w:ins>
      <w:r w:rsidR="00581542">
        <w:rPr>
          <w:rFonts w:ascii="Times New Roman" w:hAnsi="Times New Roman" w:cs="Times New Roman"/>
          <w:sz w:val="24"/>
          <w:szCs w:val="24"/>
        </w:rPr>
        <w:t xml:space="preserve">for neural </w:t>
      </w:r>
      <w:del w:id="79" w:author="Jeff Shrager" w:date="2015-09-20T08:30:00Z">
        <w:r w:rsidR="00581542" w:rsidDel="003B4951">
          <w:rPr>
            <w:rFonts w:ascii="Times New Roman" w:hAnsi="Times New Roman" w:cs="Times New Roman"/>
            <w:sz w:val="24"/>
            <w:szCs w:val="24"/>
          </w:rPr>
          <w:delText xml:space="preserve">activities </w:delText>
        </w:r>
      </w:del>
      <w:ins w:id="80" w:author="Jeff Shrager" w:date="2015-09-20T08:30:00Z">
        <w:r w:rsidR="003B4951">
          <w:rPr>
            <w:rFonts w:ascii="Times New Roman" w:hAnsi="Times New Roman" w:cs="Times New Roman"/>
            <w:sz w:val="24"/>
            <w:szCs w:val="24"/>
          </w:rPr>
          <w:t xml:space="preserve">dynamics </w:t>
        </w:r>
      </w:ins>
      <w:r w:rsidR="00581542">
        <w:rPr>
          <w:rFonts w:ascii="Times New Roman" w:hAnsi="Times New Roman" w:cs="Times New Roman"/>
          <w:sz w:val="24"/>
          <w:szCs w:val="24"/>
        </w:rPr>
        <w:t>in human and ani</w:t>
      </w:r>
      <w:r w:rsidR="004069E6">
        <w:rPr>
          <w:rFonts w:ascii="Times New Roman" w:hAnsi="Times New Roman" w:cs="Times New Roman" w:hint="eastAsia"/>
          <w:sz w:val="24"/>
          <w:szCs w:val="24"/>
          <w:lang w:eastAsia="zh-CN"/>
        </w:rPr>
        <w:t>mal</w:t>
      </w:r>
      <w:r w:rsidR="00581542">
        <w:rPr>
          <w:rFonts w:ascii="Times New Roman" w:hAnsi="Times New Roman" w:cs="Times New Roman"/>
          <w:sz w:val="24"/>
          <w:szCs w:val="24"/>
        </w:rPr>
        <w:t xml:space="preserve"> studies, as well as provide </w:t>
      </w:r>
      <w:ins w:id="81" w:author="Jeff Shrager" w:date="2015-09-20T08:30:00Z">
        <w:r w:rsidR="003B4951">
          <w:rPr>
            <w:rFonts w:ascii="Times New Roman" w:hAnsi="Times New Roman" w:cs="Times New Roman"/>
            <w:sz w:val="24"/>
            <w:szCs w:val="24"/>
          </w:rPr>
          <w:t xml:space="preserve">good </w:t>
        </w:r>
      </w:ins>
      <w:r w:rsidR="00581542">
        <w:rPr>
          <w:rFonts w:ascii="Times New Roman" w:hAnsi="Times New Roman" w:cs="Times New Roman"/>
          <w:sz w:val="24"/>
          <w:szCs w:val="24"/>
        </w:rPr>
        <w:t xml:space="preserve">mechanistic explanations for dynamic changes and </w:t>
      </w:r>
      <w:del w:id="82" w:author="Jeff Shrager" w:date="2015-09-20T08:14:00Z">
        <w:r w:rsidR="00581542" w:rsidDel="000E0DD8">
          <w:rPr>
            <w:rFonts w:ascii="Times New Roman" w:hAnsi="Times New Roman" w:cs="Times New Roman"/>
            <w:sz w:val="24"/>
            <w:szCs w:val="24"/>
          </w:rPr>
          <w:delText>evol</w:delText>
        </w:r>
        <w:r w:rsidR="00581542" w:rsidDel="000E0DD8">
          <w:rPr>
            <w:rFonts w:ascii="Times New Roman" w:hAnsi="Times New Roman" w:cs="Times New Roman"/>
            <w:sz w:val="24"/>
            <w:szCs w:val="24"/>
            <w:lang w:eastAsia="zh-CN"/>
          </w:rPr>
          <w:delText>vement</w:delText>
        </w:r>
        <w:r w:rsidR="00581542" w:rsidDel="000E0DD8">
          <w:rPr>
            <w:rFonts w:ascii="Times New Roman" w:hAnsi="Times New Roman" w:cs="Times New Roman"/>
            <w:sz w:val="24"/>
            <w:szCs w:val="24"/>
          </w:rPr>
          <w:delText xml:space="preserve"> </w:delText>
        </w:r>
      </w:del>
      <w:ins w:id="83" w:author="Jeff Shrager" w:date="2015-09-20T08:14:00Z">
        <w:r w:rsidR="000E0DD8">
          <w:rPr>
            <w:rFonts w:ascii="Times New Roman" w:hAnsi="Times New Roman" w:cs="Times New Roman"/>
            <w:sz w:val="24"/>
            <w:szCs w:val="24"/>
          </w:rPr>
          <w:t>evol</w:t>
        </w:r>
        <w:r w:rsidR="000E0DD8">
          <w:rPr>
            <w:rFonts w:ascii="Times New Roman" w:hAnsi="Times New Roman" w:cs="Times New Roman"/>
            <w:sz w:val="24"/>
            <w:szCs w:val="24"/>
            <w:lang w:eastAsia="zh-CN"/>
          </w:rPr>
          <w:t>ution</w:t>
        </w:r>
        <w:r w:rsidR="000E0DD8">
          <w:rPr>
            <w:rFonts w:ascii="Times New Roman" w:hAnsi="Times New Roman" w:cs="Times New Roman"/>
            <w:sz w:val="24"/>
            <w:szCs w:val="24"/>
          </w:rPr>
          <w:t xml:space="preserve"> </w:t>
        </w:r>
      </w:ins>
      <w:r w:rsidR="00581542">
        <w:rPr>
          <w:rFonts w:ascii="Times New Roman" w:hAnsi="Times New Roman" w:cs="Times New Roman"/>
          <w:sz w:val="24"/>
          <w:szCs w:val="24"/>
        </w:rPr>
        <w:t>of brain network functions</w:t>
      </w:r>
      <w:r w:rsidR="00581542">
        <w:rPr>
          <w:rFonts w:ascii="Times New Roman" w:hAnsi="Times New Roman" w:cs="Times New Roman"/>
          <w:sz w:val="24"/>
          <w:szCs w:val="24"/>
          <w:lang w:eastAsia="zh-CN"/>
        </w:rPr>
        <w:t xml:space="preserve"> </w:t>
      </w:r>
      <w:commentRangeStart w:id="84"/>
      <w:r w:rsidR="001B129B">
        <w:rPr>
          <w:rFonts w:ascii="Times New Roman" w:hAnsi="Times New Roman" w:cs="Times New Roman"/>
          <w:sz w:val="24"/>
          <w:szCs w:val="24"/>
          <w:lang w:eastAsia="zh-CN"/>
        </w:rPr>
        <w:fldChar w:fldCharType="begin"/>
      </w:r>
      <w:r w:rsidR="00DB5A93">
        <w:rPr>
          <w:rFonts w:ascii="Times New Roman" w:hAnsi="Times New Roman" w:cs="Times New Roman"/>
          <w:sz w:val="24"/>
          <w:szCs w:val="24"/>
          <w:lang w:eastAsia="zh-CN"/>
        </w:rPr>
        <w:instrText xml:space="preserve"> HYPERLINK \l "_ENREF_29" \o "Chen, 2015 #1284" </w:instrText>
      </w:r>
      <w:r w:rsidR="001B129B">
        <w:rPr>
          <w:rFonts w:ascii="Times New Roman" w:hAnsi="Times New Roman" w:cs="Times New Roman"/>
          <w:sz w:val="24"/>
          <w:szCs w:val="24"/>
          <w:lang w:eastAsia="zh-CN"/>
        </w:rPr>
        <w:fldChar w:fldCharType="separate"/>
      </w:r>
      <w:r w:rsidR="001B129B" w:rsidRPr="00AC37BB">
        <w:rPr>
          <w:rFonts w:ascii="Times New Roman" w:hAnsi="Times New Roman" w:cs="Times New Roman"/>
          <w:sz w:val="24"/>
          <w:szCs w:val="24"/>
          <w:lang w:eastAsia="zh-CN"/>
        </w:rPr>
        <w:fldChar w:fldCharType="begin">
          <w:fldData xml:space="preserve">PEVuZE5vdGU+PENpdGU+PEF1dGhvcj5DaGVuPC9BdXRob3I+PFllYXI+MjAxNTwvWWVhcj48UmVj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</w:fldData>
        </w:fldChar>
      </w:r>
      <w:r w:rsidR="00DB5A93">
        <w:rPr>
          <w:rFonts w:ascii="Times New Roman" w:hAnsi="Times New Roman" w:cs="Times New Roman"/>
          <w:sz w:val="24"/>
          <w:szCs w:val="24"/>
          <w:lang w:eastAsia="zh-CN"/>
        </w:rPr>
        <w:instrText xml:space="preserve"> ADDIN EN.CITE </w:instrText>
      </w:r>
      <w:r w:rsidR="001B129B" w:rsidRPr="00AC37BB">
        <w:rPr>
          <w:rFonts w:ascii="Times New Roman" w:hAnsi="Times New Roman" w:cs="Times New Roman"/>
          <w:sz w:val="24"/>
          <w:szCs w:val="24"/>
          <w:lang w:eastAsia="zh-CN"/>
        </w:rPr>
        <w:fldChar w:fldCharType="begin">
          <w:fldData xml:space="preserve">PEVuZE5vdGU+PENpdGU+PEF1dGhvcj5DaGVuPC9BdXRob3I+PFllYXI+MjAxNTwvWWVhcj48UmVj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</w:fldData>
        </w:fldChar>
      </w:r>
      <w:r w:rsidR="00DB5A93">
        <w:rPr>
          <w:rFonts w:ascii="Times New Roman" w:hAnsi="Times New Roman" w:cs="Times New Roman"/>
          <w:sz w:val="24"/>
          <w:szCs w:val="24"/>
          <w:lang w:eastAsia="zh-CN"/>
        </w:rPr>
        <w:instrText xml:space="preserve"> ADDIN EN.CITE.DATA </w:instrText>
      </w:r>
      <w:r w:rsidR="001B129B" w:rsidRPr="00AC37BB">
        <w:rPr>
          <w:rFonts w:ascii="Times New Roman" w:hAnsi="Times New Roman" w:cs="Times New Roman"/>
          <w:sz w:val="24"/>
          <w:szCs w:val="24"/>
          <w:lang w:eastAsia="zh-CN"/>
        </w:rPr>
      </w:r>
      <w:r w:rsidR="001B129B" w:rsidRPr="00AC37BB">
        <w:rPr>
          <w:rFonts w:ascii="Times New Roman" w:hAnsi="Times New Roman" w:cs="Times New Roman"/>
          <w:sz w:val="24"/>
          <w:szCs w:val="24"/>
          <w:lang w:eastAsia="zh-CN"/>
        </w:rPr>
        <w:fldChar w:fldCharType="end"/>
      </w:r>
      <w:r w:rsidR="001B129B" w:rsidRPr="00AC37BB">
        <w:rPr>
          <w:rFonts w:ascii="Times New Roman" w:hAnsi="Times New Roman" w:cs="Times New Roman"/>
          <w:sz w:val="24"/>
          <w:szCs w:val="24"/>
          <w:lang w:eastAsia="zh-CN"/>
        </w:rPr>
      </w:r>
      <w:r w:rsidR="001B129B" w:rsidRPr="00AC37BB">
        <w:rPr>
          <w:rFonts w:ascii="Times New Roman" w:hAnsi="Times New Roman" w:cs="Times New Roman"/>
          <w:sz w:val="24"/>
          <w:szCs w:val="24"/>
          <w:lang w:eastAsia="zh-CN"/>
        </w:rPr>
        <w:fldChar w:fldCharType="separate"/>
      </w:r>
      <w:r w:rsidR="00DB5A93">
        <w:rPr>
          <w:rFonts w:ascii="Times New Roman" w:hAnsi="Times New Roman" w:cs="Times New Roman"/>
          <w:noProof/>
          <w:sz w:val="24"/>
          <w:szCs w:val="24"/>
          <w:vertAlign w:val="superscript"/>
          <w:lang w:eastAsia="zh-CN"/>
        </w:rPr>
        <w:t>29-31</w:t>
      </w:r>
      <w:r w:rsidR="001B129B" w:rsidRPr="00AC37BB">
        <w:rPr>
          <w:rFonts w:ascii="Times New Roman" w:hAnsi="Times New Roman" w:cs="Times New Roman"/>
          <w:sz w:val="24"/>
          <w:szCs w:val="24"/>
          <w:lang w:eastAsia="zh-CN"/>
        </w:rPr>
        <w:fldChar w:fldCharType="end"/>
      </w:r>
      <w:r w:rsidR="001B129B">
        <w:rPr>
          <w:rFonts w:ascii="Times New Roman" w:hAnsi="Times New Roman" w:cs="Times New Roman"/>
          <w:sz w:val="24"/>
          <w:szCs w:val="24"/>
          <w:lang w:eastAsia="zh-CN"/>
        </w:rPr>
        <w:fldChar w:fldCharType="end"/>
      </w:r>
      <w:commentRangeEnd w:id="84"/>
      <w:r w:rsidR="003B4951">
        <w:rPr>
          <w:rStyle w:val="CommentReference"/>
        </w:rPr>
        <w:commentReference w:id="84"/>
      </w:r>
      <w:r w:rsidR="00581542">
        <w:rPr>
          <w:rFonts w:ascii="Times New Roman" w:hAnsi="Times New Roman" w:cs="Times New Roman"/>
          <w:sz w:val="24"/>
          <w:szCs w:val="24"/>
        </w:rPr>
        <w:t>.</w:t>
      </w:r>
      <w:del w:id="85" w:author="Jeff Shrager" w:date="2015-09-20T08:30:00Z">
        <w:r w:rsidR="00581542" w:rsidDel="003B4951">
          <w:rPr>
            <w:rFonts w:ascii="Times New Roman" w:hAnsi="Times New Roman" w:cs="Times New Roman"/>
            <w:color w:val="222222"/>
            <w:sz w:val="24"/>
            <w:szCs w:val="24"/>
            <w:shd w:val="clear" w:color="auto" w:fill="FFFFFF"/>
          </w:rPr>
          <w:delText xml:space="preserve"> </w:delText>
        </w:r>
      </w:del>
      <w:del w:id="86" w:author="Jeff Shrager" w:date="2015-09-20T08:29:00Z">
        <w:r w:rsidR="00581542" w:rsidDel="003B4951">
          <w:rPr>
            <w:rFonts w:ascii="Times New Roman" w:hAnsi="Times New Roman" w:cs="Times New Roman"/>
            <w:color w:val="222222"/>
            <w:sz w:val="24"/>
            <w:szCs w:val="24"/>
            <w:shd w:val="clear" w:color="auto" w:fill="FFFFFF"/>
            <w:lang w:eastAsia="zh-CN"/>
          </w:rPr>
          <w:delText>Furthermore,</w:delText>
        </w:r>
      </w:del>
      <w:del w:id="87" w:author="Jeff Shrager" w:date="2015-09-20T08:26:00Z">
        <w:r w:rsidR="00581542" w:rsidDel="003B4951">
          <w:rPr>
            <w:rFonts w:ascii="Times New Roman" w:hAnsi="Times New Roman" w:cs="Times New Roman"/>
            <w:color w:val="222222"/>
            <w:sz w:val="24"/>
            <w:szCs w:val="24"/>
            <w:shd w:val="clear" w:color="auto" w:fill="FFFFFF"/>
            <w:lang w:eastAsia="zh-CN"/>
          </w:rPr>
          <w:delText xml:space="preserve"> theorists have argued the </w:delText>
        </w:r>
        <w:r w:rsidR="00581542" w:rsidDel="003B4951">
          <w:rPr>
            <w:rFonts w:ascii="Times New Roman" w:hAnsi="Times New Roman" w:cs="Times New Roman"/>
            <w:color w:val="222222"/>
            <w:sz w:val="24"/>
            <w:szCs w:val="24"/>
            <w:shd w:val="clear" w:color="auto" w:fill="FFFFFF"/>
            <w:lang w:eastAsia="zh-CN"/>
          </w:rPr>
          <w:lastRenderedPageBreak/>
          <w:delText>role of prefrontal cortex in system control of cognitive tasks</w:delText>
        </w:r>
        <w:r w:rsidR="00EC4B1B" w:rsidDel="003B4951">
          <w:fldChar w:fldCharType="begin"/>
        </w:r>
        <w:r w:rsidR="00EC4B1B" w:rsidDel="003B4951">
          <w:delInstrText xml:space="preserve"> HYPERLINK \l "_ENREF_32" \o "Miller, 2001 #1323" </w:delInstrText>
        </w:r>
        <w:r w:rsidR="00EC4B1B" w:rsidDel="003B4951">
          <w:fldChar w:fldCharType="separate"/>
        </w:r>
        <w:r w:rsidR="001B129B" w:rsidRPr="00AC37BB" w:rsidDel="003B4951">
          <w:rPr>
            <w:rFonts w:ascii="Times New Roman" w:hAnsi="Times New Roman" w:cs="Times New Roman"/>
            <w:color w:val="222222"/>
            <w:sz w:val="24"/>
            <w:szCs w:val="24"/>
            <w:shd w:val="clear" w:color="auto" w:fill="FFFFFF"/>
            <w:lang w:eastAsia="zh-CN"/>
          </w:rPr>
          <w:fldChar w:fldCharType="begin"/>
        </w:r>
        <w:r w:rsidR="00DB5A93" w:rsidDel="003B4951">
          <w:rPr>
            <w:rFonts w:ascii="Times New Roman" w:hAnsi="Times New Roman" w:cs="Times New Roman"/>
            <w:color w:val="222222"/>
            <w:sz w:val="24"/>
            <w:szCs w:val="24"/>
            <w:shd w:val="clear" w:color="auto" w:fill="FFFFFF"/>
            <w:lang w:eastAsia="zh-CN"/>
          </w:rPr>
          <w:delInstrText xml:space="preserve"> ADDIN EN.CITE &lt;EndNote&gt;&lt;Cite&gt;&lt;Author&gt;Miller&lt;/Author&gt;&lt;Year&gt;2001&lt;/Year&gt;&lt;RecNum&gt;1323&lt;/RecNum&gt;&lt;DisplayText&gt;&lt;style face="superscript"&gt;32&lt;/style&gt;&lt;/DisplayText&gt;&lt;record&gt;&lt;rec-number&gt;1323&lt;/rec-number&gt;&lt;foreign-keys&gt;&lt;key app="EN" db-id="w2vfvr2wlz2vzfe9sscp0ff7f0pardxptwdw"&gt;1323&lt;/key&gt;&lt;/foreign-keys&gt;&lt;ref-type name="Journal Article"&gt;17&lt;/ref-type&gt;&lt;contributors&gt;&lt;authors&gt;&lt;author&gt;Miller, Earl K&lt;/author&gt;&lt;author&gt;Cohen, Jonathan D&lt;/author&gt;&lt;/authors&gt;&lt;/contributors&gt;&lt;titles&gt;&lt;title&gt;An integrative theory of prefrontal cortex function&lt;/title&gt;&lt;secondary-title&gt;Annual Review of Neuroscience&lt;/secondary-title&gt;&lt;/titles&gt;&lt;periodical&gt;&lt;full-title&gt;Annual Review of Neuroscience&lt;/full-title&gt;&lt;/periodical&gt;&lt;pages&gt;167-202&lt;/pages&gt;&lt;volume&gt;24&lt;/volume&gt;&lt;number&gt;1&lt;/number&gt;&lt;dates&gt;&lt;year&gt;2001&lt;/year&gt;&lt;/dates&gt;&lt;isbn&gt;0147-006X&lt;/isbn&gt;&lt;urls&gt;&lt;/urls&gt;&lt;/record&gt;&lt;/Cite&gt;&lt;/EndNote&gt;</w:delInstrText>
        </w:r>
        <w:r w:rsidR="001B129B" w:rsidRPr="00AC37BB" w:rsidDel="003B4951">
          <w:rPr>
            <w:rFonts w:ascii="Times New Roman" w:hAnsi="Times New Roman" w:cs="Times New Roman"/>
            <w:color w:val="222222"/>
            <w:sz w:val="24"/>
            <w:szCs w:val="24"/>
            <w:shd w:val="clear" w:color="auto" w:fill="FFFFFF"/>
            <w:lang w:eastAsia="zh-CN"/>
          </w:rPr>
          <w:fldChar w:fldCharType="separate"/>
        </w:r>
        <w:r w:rsidR="00DB5A93" w:rsidDel="003B4951">
          <w:rPr>
            <w:rFonts w:ascii="Times New Roman" w:hAnsi="Times New Roman" w:cs="Times New Roman"/>
            <w:noProof/>
            <w:color w:val="222222"/>
            <w:sz w:val="24"/>
            <w:szCs w:val="24"/>
            <w:shd w:val="clear" w:color="auto" w:fill="FFFFFF"/>
            <w:vertAlign w:val="superscript"/>
            <w:lang w:eastAsia="zh-CN"/>
          </w:rPr>
          <w:delText>32</w:delText>
        </w:r>
        <w:r w:rsidR="001B129B" w:rsidRPr="00AC37BB" w:rsidDel="003B4951">
          <w:rPr>
            <w:rFonts w:ascii="Times New Roman" w:hAnsi="Times New Roman" w:cs="Times New Roman"/>
            <w:color w:val="222222"/>
            <w:sz w:val="24"/>
            <w:szCs w:val="24"/>
            <w:shd w:val="clear" w:color="auto" w:fill="FFFFFF"/>
            <w:lang w:eastAsia="zh-CN"/>
          </w:rPr>
          <w:fldChar w:fldCharType="end"/>
        </w:r>
        <w:r w:rsidR="00EC4B1B" w:rsidDel="003B4951">
          <w:rPr>
            <w:rFonts w:ascii="Times New Roman" w:hAnsi="Times New Roman" w:cs="Times New Roman"/>
            <w:color w:val="222222"/>
            <w:sz w:val="24"/>
            <w:szCs w:val="24"/>
            <w:shd w:val="clear" w:color="auto" w:fill="FFFFFF"/>
            <w:lang w:eastAsia="zh-CN"/>
          </w:rPr>
          <w:fldChar w:fldCharType="end"/>
        </w:r>
        <w:r w:rsidR="00581542" w:rsidDel="003B4951">
          <w:rPr>
            <w:rFonts w:ascii="Times New Roman" w:hAnsi="Times New Roman" w:cs="Times New Roman"/>
            <w:color w:val="222222"/>
            <w:sz w:val="24"/>
            <w:szCs w:val="24"/>
            <w:shd w:val="clear" w:color="auto" w:fill="FFFFFF"/>
            <w:lang w:eastAsia="zh-CN"/>
          </w:rPr>
          <w:delText xml:space="preserve">, and neural networks </w:delText>
        </w:r>
        <w:r w:rsidR="00B7742F" w:rsidDel="003B4951">
          <w:rPr>
            <w:rFonts w:ascii="Times New Roman" w:hAnsi="Times New Roman" w:cs="Times New Roman" w:hint="eastAsia"/>
            <w:color w:val="222222"/>
            <w:sz w:val="24"/>
            <w:szCs w:val="24"/>
            <w:shd w:val="clear" w:color="auto" w:fill="FFFFFF"/>
            <w:lang w:eastAsia="zh-CN"/>
          </w:rPr>
          <w:delText>are</w:delText>
        </w:r>
        <w:r w:rsidR="00FE55BC" w:rsidDel="003B4951">
          <w:rPr>
            <w:rFonts w:ascii="Times New Roman" w:hAnsi="Times New Roman" w:cs="Times New Roman"/>
            <w:color w:val="222222"/>
            <w:sz w:val="24"/>
            <w:szCs w:val="24"/>
            <w:shd w:val="clear" w:color="auto" w:fill="FFFFFF"/>
            <w:lang w:eastAsia="zh-CN"/>
          </w:rPr>
          <w:delText xml:space="preserve"> shown to be nicely</w:delText>
        </w:r>
        <w:r w:rsidR="00581542" w:rsidDel="003B4951">
          <w:rPr>
            <w:rFonts w:ascii="Times New Roman" w:hAnsi="Times New Roman" w:cs="Times New Roman"/>
            <w:color w:val="222222"/>
            <w:sz w:val="24"/>
            <w:szCs w:val="24"/>
            <w:shd w:val="clear" w:color="auto" w:fill="FFFFFF"/>
            <w:lang w:eastAsia="zh-CN"/>
          </w:rPr>
          <w:delText xml:space="preserve"> combined with system-control models for </w:delText>
        </w:r>
        <w:r w:rsidR="00B7742F" w:rsidDel="003B4951">
          <w:rPr>
            <w:rFonts w:ascii="Times New Roman" w:hAnsi="Times New Roman" w:cs="Times New Roman"/>
            <w:color w:val="222222"/>
            <w:sz w:val="24"/>
            <w:szCs w:val="24"/>
            <w:shd w:val="clear" w:color="auto" w:fill="FFFFFF"/>
            <w:lang w:eastAsia="zh-CN"/>
          </w:rPr>
          <w:delText xml:space="preserve">adaptive learning </w:delText>
        </w:r>
        <w:r w:rsidR="00B7742F" w:rsidDel="003B4951">
          <w:rPr>
            <w:rFonts w:ascii="Times New Roman" w:hAnsi="Times New Roman" w:cs="Times New Roman" w:hint="eastAsia"/>
            <w:color w:val="222222"/>
            <w:sz w:val="24"/>
            <w:szCs w:val="24"/>
            <w:shd w:val="clear" w:color="auto" w:fill="FFFFFF"/>
            <w:lang w:eastAsia="zh-CN"/>
          </w:rPr>
          <w:delText>and</w:delText>
        </w:r>
        <w:r w:rsidR="00581542" w:rsidDel="003B4951">
          <w:rPr>
            <w:rFonts w:ascii="Times New Roman" w:hAnsi="Times New Roman" w:cs="Times New Roman"/>
            <w:color w:val="222222"/>
            <w:sz w:val="24"/>
            <w:szCs w:val="24"/>
            <w:shd w:val="clear" w:color="auto" w:fill="FFFFFF"/>
            <w:lang w:eastAsia="zh-CN"/>
          </w:rPr>
          <w:delText xml:space="preserve"> optimal control</w:delText>
        </w:r>
        <w:r w:rsidR="00EC4B1B" w:rsidDel="003B4951">
          <w:fldChar w:fldCharType="begin"/>
        </w:r>
        <w:r w:rsidR="00EC4B1B" w:rsidDel="003B4951">
          <w:delInstrText xml:space="preserve"> HYPERLINK \l "_ENREF_33" \o "Suykens, 2012 #1327" </w:delInstrText>
        </w:r>
        <w:r w:rsidR="00EC4B1B" w:rsidDel="003B4951">
          <w:fldChar w:fldCharType="separate"/>
        </w:r>
        <w:r w:rsidR="001B129B" w:rsidRPr="00AC37BB" w:rsidDel="003B4951">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DB5A93" w:rsidDel="003B4951">
          <w:rPr>
            <w:rFonts w:ascii="Times New Roman" w:hAnsi="Times New Roman" w:cs="Times New Roman"/>
            <w:color w:val="222222"/>
            <w:sz w:val="24"/>
            <w:szCs w:val="24"/>
            <w:shd w:val="clear" w:color="auto" w:fill="FFFFFF"/>
            <w:lang w:eastAsia="zh-CN"/>
          </w:rPr>
          <w:delInstrText xml:space="preserve"> ADDIN EN.CITE </w:delInstrText>
        </w:r>
        <w:r w:rsidR="001B129B" w:rsidRPr="00AC37BB" w:rsidDel="003B4951">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DB5A93" w:rsidDel="003B4951">
          <w:rPr>
            <w:rFonts w:ascii="Times New Roman" w:hAnsi="Times New Roman" w:cs="Times New Roman"/>
            <w:color w:val="222222"/>
            <w:sz w:val="24"/>
            <w:szCs w:val="24"/>
            <w:shd w:val="clear" w:color="auto" w:fill="FFFFFF"/>
            <w:lang w:eastAsia="zh-CN"/>
          </w:rPr>
          <w:delInstrText xml:space="preserve"> ADDIN EN.CITE.DATA </w:delInstrText>
        </w:r>
        <w:r w:rsidR="001B129B" w:rsidRPr="00AC37BB" w:rsidDel="003B4951">
          <w:rPr>
            <w:rFonts w:ascii="Times New Roman" w:hAnsi="Times New Roman" w:cs="Times New Roman"/>
            <w:color w:val="222222"/>
            <w:sz w:val="24"/>
            <w:szCs w:val="24"/>
            <w:shd w:val="clear" w:color="auto" w:fill="FFFFFF"/>
            <w:lang w:eastAsia="zh-CN"/>
          </w:rPr>
        </w:r>
        <w:r w:rsidR="001B129B" w:rsidRPr="00AC37BB" w:rsidDel="003B4951">
          <w:rPr>
            <w:rFonts w:ascii="Times New Roman" w:hAnsi="Times New Roman" w:cs="Times New Roman"/>
            <w:color w:val="222222"/>
            <w:sz w:val="24"/>
            <w:szCs w:val="24"/>
            <w:shd w:val="clear" w:color="auto" w:fill="FFFFFF"/>
            <w:lang w:eastAsia="zh-CN"/>
          </w:rPr>
          <w:fldChar w:fldCharType="end"/>
        </w:r>
        <w:r w:rsidR="001B129B" w:rsidRPr="00AC37BB" w:rsidDel="003B4951">
          <w:rPr>
            <w:rFonts w:ascii="Times New Roman" w:hAnsi="Times New Roman" w:cs="Times New Roman"/>
            <w:color w:val="222222"/>
            <w:sz w:val="24"/>
            <w:szCs w:val="24"/>
            <w:shd w:val="clear" w:color="auto" w:fill="FFFFFF"/>
            <w:lang w:eastAsia="zh-CN"/>
          </w:rPr>
        </w:r>
        <w:r w:rsidR="001B129B" w:rsidRPr="00AC37BB" w:rsidDel="003B4951">
          <w:rPr>
            <w:rFonts w:ascii="Times New Roman" w:hAnsi="Times New Roman" w:cs="Times New Roman"/>
            <w:color w:val="222222"/>
            <w:sz w:val="24"/>
            <w:szCs w:val="24"/>
            <w:shd w:val="clear" w:color="auto" w:fill="FFFFFF"/>
            <w:lang w:eastAsia="zh-CN"/>
          </w:rPr>
          <w:fldChar w:fldCharType="separate"/>
        </w:r>
        <w:r w:rsidR="00DB5A93" w:rsidDel="003B4951">
          <w:rPr>
            <w:rFonts w:ascii="Times New Roman" w:hAnsi="Times New Roman" w:cs="Times New Roman"/>
            <w:noProof/>
            <w:color w:val="222222"/>
            <w:sz w:val="24"/>
            <w:szCs w:val="24"/>
            <w:shd w:val="clear" w:color="auto" w:fill="FFFFFF"/>
            <w:vertAlign w:val="superscript"/>
            <w:lang w:eastAsia="zh-CN"/>
          </w:rPr>
          <w:delText>33-36</w:delText>
        </w:r>
        <w:r w:rsidR="001B129B" w:rsidRPr="00AC37BB" w:rsidDel="003B4951">
          <w:rPr>
            <w:rFonts w:ascii="Times New Roman" w:hAnsi="Times New Roman" w:cs="Times New Roman"/>
            <w:color w:val="222222"/>
            <w:sz w:val="24"/>
            <w:szCs w:val="24"/>
            <w:shd w:val="clear" w:color="auto" w:fill="FFFFFF"/>
            <w:lang w:eastAsia="zh-CN"/>
          </w:rPr>
          <w:fldChar w:fldCharType="end"/>
        </w:r>
        <w:r w:rsidR="00EC4B1B" w:rsidDel="003B4951">
          <w:rPr>
            <w:rFonts w:ascii="Times New Roman" w:hAnsi="Times New Roman" w:cs="Times New Roman"/>
            <w:color w:val="222222"/>
            <w:sz w:val="24"/>
            <w:szCs w:val="24"/>
            <w:shd w:val="clear" w:color="auto" w:fill="FFFFFF"/>
            <w:lang w:eastAsia="zh-CN"/>
          </w:rPr>
          <w:fldChar w:fldCharType="end"/>
        </w:r>
      </w:del>
      <w:del w:id="88" w:author="Jeff Shrager" w:date="2015-09-20T08:29:00Z">
        <w:r w:rsidR="00581542" w:rsidDel="003B4951">
          <w:rPr>
            <w:rFonts w:ascii="Times New Roman" w:hAnsi="Times New Roman" w:cs="Times New Roman"/>
            <w:color w:val="222222"/>
            <w:sz w:val="24"/>
            <w:szCs w:val="24"/>
            <w:shd w:val="clear" w:color="auto" w:fill="FFFFFF"/>
            <w:lang w:eastAsia="zh-CN"/>
          </w:rPr>
          <w:delText>.</w:delText>
        </w:r>
      </w:del>
    </w:p>
    <w:p w14:paraId="3C6BA10E" w14:textId="1C376A74" w:rsidR="00BD4E32" w:rsidRDefault="00581542" w:rsidP="003B4951">
      <w:pPr>
        <w:spacing w:after="0" w:line="240" w:lineRule="auto"/>
        <w:ind w:firstLineChars="200" w:firstLine="480"/>
        <w:rPr>
          <w:rFonts w:ascii="Times New Roman" w:hAnsi="Times New Roman" w:cs="Times New Roman"/>
          <w:color w:val="222222"/>
          <w:sz w:val="24"/>
          <w:szCs w:val="24"/>
          <w:shd w:val="clear" w:color="auto" w:fill="FFFFFF"/>
        </w:rPr>
        <w:pPrChange w:id="89" w:author="Jeff Shrager" w:date="2015-09-20T08:29:00Z">
          <w:pPr>
            <w:spacing w:after="0" w:line="240" w:lineRule="auto"/>
            <w:ind w:firstLineChars="200" w:firstLine="480"/>
          </w:pPr>
        </w:pPrChange>
      </w:pPr>
      <w:del w:id="90" w:author="Jeff Shrager" w:date="2015-09-20T08:29:00Z">
        <w:r w:rsidDel="003B4951">
          <w:rPr>
            <w:rFonts w:ascii="Times New Roman" w:hAnsi="Times New Roman" w:cs="Times New Roman"/>
            <w:color w:val="222222"/>
            <w:sz w:val="24"/>
            <w:szCs w:val="24"/>
            <w:shd w:val="clear" w:color="auto" w:fill="FFFFFF"/>
          </w:rPr>
          <w:delText>The</w:delText>
        </w:r>
        <w:r w:rsidDel="003B4951">
          <w:rPr>
            <w:rFonts w:ascii="Times New Roman" w:hAnsi="Times New Roman" w:cs="Times New Roman"/>
            <w:color w:val="222222"/>
            <w:sz w:val="24"/>
            <w:szCs w:val="24"/>
            <w:shd w:val="clear" w:color="auto" w:fill="FFFFFF"/>
            <w:lang w:eastAsia="zh-CN"/>
          </w:rPr>
          <w:delText>refore, t</w:delText>
        </w:r>
      </w:del>
      <w:ins w:id="91" w:author="Jeff Shrager" w:date="2015-09-20T08:29:00Z">
        <w:r w:rsidR="003B4951">
          <w:rPr>
            <w:rFonts w:ascii="Times New Roman" w:hAnsi="Times New Roman" w:cs="Times New Roman"/>
            <w:color w:val="222222"/>
            <w:sz w:val="24"/>
            <w:szCs w:val="24"/>
            <w:shd w:val="clear" w:color="auto" w:fill="FFFFFF"/>
            <w:lang w:eastAsia="zh-CN"/>
          </w:rPr>
          <w:t>T</w:t>
        </w:r>
      </w:ins>
      <w:r>
        <w:rPr>
          <w:rFonts w:ascii="Times New Roman" w:hAnsi="Times New Roman" w:cs="Times New Roman"/>
          <w:color w:val="222222"/>
          <w:sz w:val="24"/>
          <w:szCs w:val="24"/>
          <w:shd w:val="clear" w:color="auto" w:fill="FFFFFF"/>
          <w:lang w:eastAsia="zh-CN"/>
        </w:rPr>
        <w:t>he</w:t>
      </w:r>
      <w:r>
        <w:rPr>
          <w:rFonts w:ascii="Times New Roman" w:hAnsi="Times New Roman" w:cs="Times New Roman"/>
          <w:color w:val="222222"/>
          <w:sz w:val="24"/>
          <w:szCs w:val="24"/>
          <w:shd w:val="clear" w:color="auto" w:fill="FFFFFF"/>
        </w:rPr>
        <w:t xml:space="preserve"> primary goal of the </w:t>
      </w:r>
      <w:ins w:id="92" w:author="Jeff Shrager" w:date="2015-09-20T08:29:00Z">
        <w:r w:rsidR="003B4951">
          <w:rPr>
            <w:rFonts w:ascii="Times New Roman" w:hAnsi="Times New Roman" w:cs="Times New Roman"/>
            <w:color w:val="222222"/>
            <w:sz w:val="24"/>
            <w:szCs w:val="24"/>
            <w:shd w:val="clear" w:color="auto" w:fill="FFFFFF"/>
          </w:rPr>
          <w:t>present</w:t>
        </w:r>
      </w:ins>
      <w:ins w:id="93" w:author="Jeff Shrager" w:date="2015-09-20T08:30:00Z">
        <w:r w:rsidR="006457D0">
          <w:rPr>
            <w:rFonts w:ascii="Times New Roman" w:hAnsi="Times New Roman" w:cs="Times New Roman"/>
            <w:color w:val="222222"/>
            <w:sz w:val="24"/>
            <w:szCs w:val="24"/>
            <w:shd w:val="clear" w:color="auto" w:fill="FFFFFF"/>
          </w:rPr>
          <w:t>ly</w:t>
        </w:r>
      </w:ins>
      <w:ins w:id="94" w:author="Jeff Shrager" w:date="2015-09-20T08:29:00Z">
        <w:r w:rsidR="003B4951">
          <w:rPr>
            <w:rFonts w:ascii="Times New Roman" w:hAnsi="Times New Roman" w:cs="Times New Roman"/>
            <w:color w:val="222222"/>
            <w:sz w:val="24"/>
            <w:szCs w:val="24"/>
            <w:shd w:val="clear" w:color="auto" w:fill="FFFFFF"/>
          </w:rPr>
          <w:t xml:space="preserve"> </w:t>
        </w:r>
      </w:ins>
      <w:r>
        <w:rPr>
          <w:rFonts w:ascii="Times New Roman" w:hAnsi="Times New Roman" w:cs="Times New Roman"/>
          <w:color w:val="222222"/>
          <w:sz w:val="24"/>
          <w:szCs w:val="24"/>
          <w:shd w:val="clear" w:color="auto" w:fill="FFFFFF"/>
        </w:rPr>
        <w:t>proposed research is</w:t>
      </w:r>
      <w:r w:rsidR="00504334">
        <w:rPr>
          <w:rFonts w:ascii="Times New Roman" w:hAnsi="Times New Roman" w:cs="Times New Roman"/>
          <w:color w:val="222222"/>
          <w:sz w:val="24"/>
          <w:szCs w:val="24"/>
          <w:shd w:val="clear" w:color="auto" w:fill="FFFFFF"/>
        </w:rPr>
        <w:t xml:space="preserve"> to </w:t>
      </w:r>
      <w:del w:id="95" w:author="Jeff Shrager" w:date="2015-09-20T08:30:00Z">
        <w:r w:rsidR="00504334" w:rsidDel="006457D0">
          <w:rPr>
            <w:rFonts w:ascii="Times New Roman" w:hAnsi="Times New Roman" w:cs="Times New Roman"/>
            <w:color w:val="222222"/>
            <w:sz w:val="24"/>
            <w:szCs w:val="24"/>
            <w:shd w:val="clear" w:color="auto" w:fill="FFFFFF"/>
          </w:rPr>
          <w:delText>build</w:delText>
        </w:r>
        <w:r w:rsidDel="006457D0">
          <w:rPr>
            <w:rFonts w:ascii="Times New Roman" w:hAnsi="Times New Roman" w:cs="Times New Roman"/>
            <w:color w:val="222222"/>
            <w:sz w:val="24"/>
            <w:szCs w:val="24"/>
            <w:shd w:val="clear" w:color="auto" w:fill="FFFFFF"/>
          </w:rPr>
          <w:delText xml:space="preserve"> from</w:delText>
        </w:r>
      </w:del>
      <w:ins w:id="96" w:author="Jeff Shrager" w:date="2015-09-20T08:30:00Z">
        <w:r w:rsidR="006457D0">
          <w:rPr>
            <w:rFonts w:ascii="Times New Roman" w:hAnsi="Times New Roman" w:cs="Times New Roman"/>
            <w:color w:val="222222"/>
            <w:sz w:val="24"/>
            <w:szCs w:val="24"/>
            <w:shd w:val="clear" w:color="auto" w:fill="FFFFFF"/>
          </w:rPr>
          <w:t>apply</w:t>
        </w:r>
      </w:ins>
      <w:r>
        <w:rPr>
          <w:rFonts w:ascii="Times New Roman" w:hAnsi="Times New Roman" w:cs="Times New Roman"/>
          <w:color w:val="222222"/>
          <w:sz w:val="24"/>
          <w:szCs w:val="24"/>
          <w:shd w:val="clear" w:color="auto" w:fill="FFFFFF"/>
        </w:rPr>
        <w:t xml:space="preserve"> th</w:t>
      </w:r>
      <w:ins w:id="97" w:author="Jeff Shrager" w:date="2015-09-20T08:31:00Z">
        <w:r w:rsidR="006457D0">
          <w:rPr>
            <w:rFonts w:ascii="Times New Roman" w:hAnsi="Times New Roman" w:cs="Times New Roman"/>
            <w:color w:val="222222"/>
            <w:sz w:val="24"/>
            <w:szCs w:val="24"/>
            <w:shd w:val="clear" w:color="auto" w:fill="FFFFFF"/>
          </w:rPr>
          <w:t>is methodology to develop</w:t>
        </w:r>
      </w:ins>
      <w:del w:id="98" w:author="Jeff Shrager" w:date="2015-09-20T08:31:00Z">
        <w:r w:rsidDel="006457D0">
          <w:rPr>
            <w:rFonts w:ascii="Times New Roman" w:hAnsi="Times New Roman" w:cs="Times New Roman"/>
            <w:color w:val="222222"/>
            <w:sz w:val="24"/>
            <w:szCs w:val="24"/>
            <w:shd w:val="clear" w:color="auto" w:fill="FFFFFF"/>
          </w:rPr>
          <w:delText xml:space="preserve">ese </w:delText>
        </w:r>
        <w:r w:rsidDel="006457D0">
          <w:rPr>
            <w:rFonts w:ascii="Times New Roman" w:hAnsi="Times New Roman" w:cs="Times New Roman"/>
            <w:color w:val="222222"/>
            <w:sz w:val="24"/>
            <w:szCs w:val="24"/>
            <w:shd w:val="clear" w:color="auto" w:fill="FFFFFF"/>
            <w:lang w:eastAsia="zh-CN"/>
          </w:rPr>
          <w:delText>findings</w:delText>
        </w:r>
        <w:r w:rsidDel="006457D0">
          <w:rPr>
            <w:rFonts w:ascii="Times New Roman" w:hAnsi="Times New Roman" w:cs="Times New Roman"/>
            <w:color w:val="222222"/>
            <w:sz w:val="24"/>
            <w:szCs w:val="24"/>
            <w:shd w:val="clear" w:color="auto" w:fill="FFFFFF"/>
          </w:rPr>
          <w:delText xml:space="preserve"> and employ</w:delText>
        </w:r>
      </w:del>
      <w:r>
        <w:rPr>
          <w:rFonts w:ascii="Times New Roman" w:hAnsi="Times New Roman" w:cs="Times New Roman"/>
          <w:color w:val="222222"/>
          <w:sz w:val="24"/>
          <w:szCs w:val="24"/>
          <w:shd w:val="clear" w:color="auto" w:fill="FFFFFF"/>
        </w:rPr>
        <w:t xml:space="preserve"> a novel systems-control/connectionist </w:t>
      </w:r>
      <w:del w:id="99" w:author="Jeff Shrager" w:date="2015-09-20T08:31:00Z">
        <w:r w:rsidDel="006457D0">
          <w:rPr>
            <w:rFonts w:ascii="Times New Roman" w:hAnsi="Times New Roman" w:cs="Times New Roman"/>
            <w:color w:val="222222"/>
            <w:sz w:val="24"/>
            <w:szCs w:val="24"/>
            <w:shd w:val="clear" w:color="auto" w:fill="FFFFFF"/>
          </w:rPr>
          <w:delText>framework to understand the</w:delText>
        </w:r>
      </w:del>
      <w:ins w:id="100" w:author="Jeff Shrager" w:date="2015-09-20T08:31:00Z">
        <w:r w:rsidR="006457D0">
          <w:rPr>
            <w:rFonts w:ascii="Times New Roman" w:hAnsi="Times New Roman" w:cs="Times New Roman"/>
            <w:color w:val="222222"/>
            <w:sz w:val="24"/>
            <w:szCs w:val="24"/>
            <w:shd w:val="clear" w:color="auto" w:fill="FFFFFF"/>
          </w:rPr>
          <w:t>model of the</w:t>
        </w:r>
      </w:ins>
      <w:r>
        <w:rPr>
          <w:rFonts w:ascii="Times New Roman" w:hAnsi="Times New Roman" w:cs="Times New Roman"/>
          <w:color w:val="222222"/>
          <w:sz w:val="24"/>
          <w:szCs w:val="24"/>
          <w:shd w:val="clear" w:color="auto" w:fill="FFFFFF"/>
        </w:rPr>
        <w:t xml:space="preserve"> interactive dynamics and evolution of arithmetic skill and number </w:t>
      </w:r>
      <w:r w:rsidRPr="00504334">
        <w:rPr>
          <w:rFonts w:ascii="Times New Roman" w:hAnsi="Times New Roman" w:cs="Times New Roman"/>
          <w:color w:val="222222"/>
          <w:sz w:val="24"/>
          <w:szCs w:val="24"/>
          <w:shd w:val="clear" w:color="auto" w:fill="FFFFFF"/>
        </w:rPr>
        <w:t>sense</w:t>
      </w:r>
      <w:r w:rsidRPr="00504334">
        <w:rPr>
          <w:rFonts w:ascii="Times New Roman" w:hAnsi="Times New Roman" w:cs="Times New Roman"/>
          <w:color w:val="222222"/>
          <w:sz w:val="24"/>
          <w:szCs w:val="24"/>
          <w:shd w:val="clear" w:color="auto" w:fill="FFFFFF"/>
          <w:lang w:eastAsia="zh-CN"/>
        </w:rPr>
        <w:t>.</w:t>
      </w:r>
      <w:del w:id="101" w:author="Jeff Shrager" w:date="2015-09-20T08:32:00Z">
        <w:r w:rsidRPr="00504334" w:rsidDel="00335CED">
          <w:rPr>
            <w:rFonts w:ascii="Times New Roman" w:hAnsi="Times New Roman" w:cs="Times New Roman"/>
            <w:color w:val="222222"/>
            <w:sz w:val="24"/>
            <w:szCs w:val="24"/>
            <w:shd w:val="clear" w:color="auto" w:fill="FFFFFF"/>
            <w:lang w:eastAsia="zh-CN"/>
          </w:rPr>
          <w:delText xml:space="preserve"> </w:delText>
        </w:r>
      </w:del>
      <w:del w:id="102" w:author="Jeff Shrager" w:date="2015-09-20T08:31:00Z">
        <w:r w:rsidR="00504334" w:rsidDel="008F42ED">
          <w:rPr>
            <w:rFonts w:ascii="Times New Roman" w:hAnsi="Times New Roman" w:cs="Times New Roman"/>
            <w:sz w:val="24"/>
            <w:szCs w:val="24"/>
          </w:rPr>
          <w:delText>To be s</w:delText>
        </w:r>
      </w:del>
      <w:del w:id="103" w:author="Jeff Shrager" w:date="2015-09-20T08:32:00Z">
        <w:r w:rsidR="00504334" w:rsidDel="00335CED">
          <w:rPr>
            <w:rFonts w:ascii="Times New Roman" w:hAnsi="Times New Roman" w:cs="Times New Roman"/>
            <w:sz w:val="24"/>
            <w:szCs w:val="24"/>
          </w:rPr>
          <w:delText>pecific</w:delText>
        </w:r>
      </w:del>
      <w:del w:id="104" w:author="Jeff Shrager" w:date="2015-09-20T08:31:00Z">
        <w:r w:rsidR="00504334" w:rsidDel="008F42ED">
          <w:rPr>
            <w:rFonts w:ascii="Times New Roman" w:hAnsi="Times New Roman" w:cs="Times New Roman"/>
            <w:sz w:val="24"/>
            <w:szCs w:val="24"/>
          </w:rPr>
          <w:delText>,</w:delText>
        </w:r>
      </w:del>
      <w:r w:rsidR="001B129B" w:rsidRPr="001B129B">
        <w:rPr>
          <w:rFonts w:ascii="Times New Roman" w:hAnsi="Times New Roman" w:cs="Times New Roman"/>
          <w:sz w:val="24"/>
          <w:szCs w:val="24"/>
        </w:rPr>
        <w:t xml:space="preserve"> </w:t>
      </w:r>
      <w:r w:rsidR="00504334">
        <w:rPr>
          <w:rFonts w:ascii="Times New Roman" w:hAnsi="Times New Roman" w:cs="Times New Roman"/>
          <w:sz w:val="24"/>
          <w:szCs w:val="24"/>
        </w:rPr>
        <w:t>I</w:t>
      </w:r>
      <w:ins w:id="105" w:author="Jeff Shrager" w:date="2015-09-20T08:32:00Z">
        <w:r w:rsidR="00F06435">
          <w:rPr>
            <w:rFonts w:ascii="Times New Roman" w:hAnsi="Times New Roman" w:cs="Times New Roman"/>
            <w:sz w:val="24"/>
            <w:szCs w:val="24"/>
          </w:rPr>
          <w:t xml:space="preserve">n the first part of the project </w:t>
        </w:r>
      </w:ins>
      <w:ins w:id="106" w:author="Jeff Shrager" w:date="2015-09-20T08:38:00Z">
        <w:r w:rsidR="00DE6ACA">
          <w:rPr>
            <w:rFonts w:ascii="Times New Roman" w:hAnsi="Times New Roman" w:cs="Times New Roman"/>
            <w:sz w:val="24"/>
            <w:szCs w:val="24"/>
          </w:rPr>
          <w:t xml:space="preserve">(goal 1) </w:t>
        </w:r>
      </w:ins>
      <w:ins w:id="107" w:author="Jeff Shrager" w:date="2015-09-20T08:32:00Z">
        <w:r w:rsidR="00F06435">
          <w:rPr>
            <w:rFonts w:ascii="Times New Roman" w:hAnsi="Times New Roman" w:cs="Times New Roman"/>
            <w:sz w:val="24"/>
            <w:szCs w:val="24"/>
          </w:rPr>
          <w:t>I</w:t>
        </w:r>
      </w:ins>
      <w:r w:rsidR="00504334">
        <w:rPr>
          <w:rFonts w:ascii="Times New Roman" w:hAnsi="Times New Roman" w:cs="Times New Roman"/>
          <w:sz w:val="24"/>
          <w:szCs w:val="24"/>
        </w:rPr>
        <w:t xml:space="preserve"> </w:t>
      </w:r>
      <w:r w:rsidR="001B129B" w:rsidRPr="001B129B">
        <w:rPr>
          <w:rFonts w:ascii="Times New Roman" w:hAnsi="Times New Roman" w:cs="Times New Roman"/>
          <w:sz w:val="24"/>
          <w:szCs w:val="24"/>
        </w:rPr>
        <w:t>will</w:t>
      </w:r>
      <w:ins w:id="108" w:author="Jeff Shrager" w:date="2015-09-20T08:32:00Z">
        <w:r w:rsidR="00F06435">
          <w:rPr>
            <w:rFonts w:ascii="Times New Roman" w:hAnsi="Times New Roman" w:cs="Times New Roman"/>
            <w:sz w:val="24"/>
            <w:szCs w:val="24"/>
          </w:rPr>
          <w:t xml:space="preserve"> </w:t>
        </w:r>
      </w:ins>
      <w:del w:id="109" w:author="Jeff Shrager" w:date="2015-09-20T08:32:00Z">
        <w:r w:rsidR="00504334" w:rsidDel="00F06435">
          <w:rPr>
            <w:rFonts w:ascii="Times New Roman" w:hAnsi="Times New Roman" w:cs="Times New Roman"/>
            <w:sz w:val="24"/>
            <w:szCs w:val="24"/>
          </w:rPr>
          <w:delText xml:space="preserve"> </w:delText>
        </w:r>
        <w:r w:rsidR="00504334" w:rsidDel="00335CED">
          <w:rPr>
            <w:rFonts w:ascii="Times New Roman" w:hAnsi="Times New Roman" w:cs="Times New Roman"/>
            <w:sz w:val="24"/>
            <w:szCs w:val="24"/>
          </w:rPr>
          <w:delText>first use</w:delText>
        </w:r>
        <w:r w:rsidR="00504334" w:rsidDel="00F06435">
          <w:rPr>
            <w:rFonts w:ascii="Times New Roman" w:hAnsi="Times New Roman" w:cs="Times New Roman"/>
            <w:sz w:val="24"/>
            <w:szCs w:val="24"/>
          </w:rPr>
          <w:delText xml:space="preserve"> a</w:delText>
        </w:r>
      </w:del>
      <w:ins w:id="110" w:author="Jeff Shrager" w:date="2015-09-20T08:32:00Z">
        <w:r w:rsidR="00F06435">
          <w:rPr>
            <w:rFonts w:ascii="Times New Roman" w:hAnsi="Times New Roman" w:cs="Times New Roman"/>
            <w:sz w:val="24"/>
            <w:szCs w:val="24"/>
          </w:rPr>
          <w:t>develop a</w:t>
        </w:r>
      </w:ins>
      <w:ins w:id="111" w:author="Jeff Shrager" w:date="2015-09-20T08:33:00Z">
        <w:r w:rsidR="00F06435">
          <w:rPr>
            <w:rFonts w:ascii="Times New Roman" w:hAnsi="Times New Roman" w:cs="Times New Roman"/>
            <w:sz w:val="24"/>
            <w:szCs w:val="24"/>
          </w:rPr>
          <w:t>n updated</w:t>
        </w:r>
      </w:ins>
      <w:r w:rsidR="00504334">
        <w:rPr>
          <w:rFonts w:ascii="Times New Roman" w:hAnsi="Times New Roman" w:cs="Times New Roman"/>
          <w:sz w:val="24"/>
          <w:szCs w:val="24"/>
        </w:rPr>
        <w:t xml:space="preserve"> connectionist model </w:t>
      </w:r>
      <w:del w:id="112" w:author="Jeff Shrager" w:date="2015-09-20T08:32:00Z">
        <w:r w:rsidR="00504334" w:rsidDel="00335CED">
          <w:rPr>
            <w:rFonts w:ascii="Times New Roman" w:hAnsi="Times New Roman" w:cs="Times New Roman"/>
            <w:sz w:val="24"/>
            <w:szCs w:val="24"/>
          </w:rPr>
          <w:delText xml:space="preserve">to </w:delText>
        </w:r>
      </w:del>
      <w:ins w:id="113" w:author="Jeff Shrager" w:date="2015-09-20T08:32:00Z">
        <w:r w:rsidR="00335CED">
          <w:rPr>
            <w:rFonts w:ascii="Times New Roman" w:hAnsi="Times New Roman" w:cs="Times New Roman"/>
            <w:sz w:val="24"/>
            <w:szCs w:val="24"/>
          </w:rPr>
          <w:t xml:space="preserve">that </w:t>
        </w:r>
      </w:ins>
      <w:r w:rsidR="00504334">
        <w:rPr>
          <w:rFonts w:ascii="Times New Roman" w:hAnsi="Times New Roman" w:cs="Times New Roman"/>
          <w:sz w:val="24"/>
          <w:szCs w:val="24"/>
        </w:rPr>
        <w:t>bridge</w:t>
      </w:r>
      <w:ins w:id="114" w:author="Jeff Shrager" w:date="2015-09-20T08:32:00Z">
        <w:r w:rsidR="00335CED">
          <w:rPr>
            <w:rFonts w:ascii="Times New Roman" w:hAnsi="Times New Roman" w:cs="Times New Roman"/>
            <w:sz w:val="24"/>
            <w:szCs w:val="24"/>
          </w:rPr>
          <w:t>s</w:t>
        </w:r>
      </w:ins>
      <w:r w:rsidR="00504334">
        <w:rPr>
          <w:rFonts w:ascii="Times New Roman" w:hAnsi="Times New Roman" w:cs="Times New Roman"/>
          <w:sz w:val="24"/>
          <w:szCs w:val="24"/>
        </w:rPr>
        <w:t xml:space="preserve"> both behavioral and neuroimaging data </w:t>
      </w:r>
      <w:del w:id="115" w:author="Jeff Shrager" w:date="2015-09-20T08:32:00Z">
        <w:r w:rsidR="00504334" w:rsidDel="00F06435">
          <w:rPr>
            <w:rFonts w:ascii="Times New Roman" w:hAnsi="Times New Roman" w:cs="Times New Roman"/>
            <w:sz w:val="24"/>
            <w:szCs w:val="24"/>
          </w:rPr>
          <w:delText>to provide an</w:delText>
        </w:r>
      </w:del>
      <w:ins w:id="116" w:author="Jeff Shrager" w:date="2015-09-20T08:33:00Z">
        <w:r w:rsidR="00F06435">
          <w:rPr>
            <w:rFonts w:ascii="Times New Roman" w:hAnsi="Times New Roman" w:cs="Times New Roman"/>
            <w:sz w:val="24"/>
            <w:szCs w:val="24"/>
          </w:rPr>
          <w:t xml:space="preserve">in </w:t>
        </w:r>
      </w:ins>
      <w:del w:id="117" w:author="Jeff Shrager" w:date="2015-09-20T08:33:00Z">
        <w:r w:rsidR="00504334" w:rsidDel="00F06435">
          <w:rPr>
            <w:rFonts w:ascii="Times New Roman" w:hAnsi="Times New Roman" w:cs="Times New Roman"/>
            <w:sz w:val="24"/>
            <w:szCs w:val="24"/>
          </w:rPr>
          <w:delText xml:space="preserve"> unprecedented neuro-computational modeling framework for mental </w:delText>
        </w:r>
      </w:del>
      <w:r w:rsidR="00504334">
        <w:rPr>
          <w:rFonts w:ascii="Times New Roman" w:hAnsi="Times New Roman" w:cs="Times New Roman"/>
          <w:sz w:val="24"/>
          <w:szCs w:val="24"/>
        </w:rPr>
        <w:t>arithmetic</w:t>
      </w:r>
      <w:ins w:id="118" w:author="Jeff Shrager" w:date="2015-09-20T08:33:00Z">
        <w:r w:rsidR="00F06435">
          <w:rPr>
            <w:rFonts w:ascii="Times New Roman" w:hAnsi="Times New Roman" w:cs="Times New Roman"/>
            <w:sz w:val="24"/>
            <w:szCs w:val="24"/>
          </w:rPr>
          <w:t xml:space="preserve"> model</w:t>
        </w:r>
      </w:ins>
      <w:r w:rsidR="001B129B" w:rsidRPr="001B129B">
        <w:rPr>
          <w:rFonts w:ascii="Times New Roman" w:hAnsi="Times New Roman" w:cs="Times New Roman"/>
          <w:sz w:val="24"/>
          <w:szCs w:val="24"/>
        </w:rPr>
        <w:t xml:space="preserve">. </w:t>
      </w:r>
      <w:ins w:id="119" w:author="Jeff Shrager" w:date="2015-09-20T08:33:00Z">
        <w:r w:rsidR="00F06435">
          <w:rPr>
            <w:rFonts w:ascii="Times New Roman" w:hAnsi="Times New Roman" w:cs="Times New Roman"/>
            <w:sz w:val="24"/>
            <w:szCs w:val="24"/>
          </w:rPr>
          <w:t xml:space="preserve">Next, </w:t>
        </w:r>
      </w:ins>
      <w:ins w:id="120" w:author="Jeff Shrager" w:date="2015-09-20T08:38:00Z">
        <w:r w:rsidR="00DE6ACA">
          <w:rPr>
            <w:rFonts w:ascii="Times New Roman" w:hAnsi="Times New Roman" w:cs="Times New Roman"/>
            <w:sz w:val="24"/>
            <w:szCs w:val="24"/>
          </w:rPr>
          <w:t xml:space="preserve">(goal 2) </w:t>
        </w:r>
      </w:ins>
      <w:r w:rsidR="00504334">
        <w:rPr>
          <w:rFonts w:ascii="Times New Roman" w:hAnsi="Times New Roman" w:cs="Times New Roman"/>
          <w:sz w:val="24"/>
          <w:szCs w:val="24"/>
        </w:rPr>
        <w:t>I</w:t>
      </w:r>
      <w:r w:rsidR="001B129B" w:rsidRPr="001B129B">
        <w:rPr>
          <w:rFonts w:ascii="Times New Roman" w:hAnsi="Times New Roman" w:cs="Times New Roman"/>
          <w:sz w:val="24"/>
          <w:szCs w:val="24"/>
        </w:rPr>
        <w:t xml:space="preserve"> will</w:t>
      </w:r>
      <w:del w:id="121" w:author="Jeff Shrager" w:date="2015-09-20T08:33:00Z">
        <w:r w:rsidR="00B7742F" w:rsidDel="00F06435">
          <w:rPr>
            <w:rFonts w:ascii="Times New Roman" w:hAnsi="Times New Roman" w:cs="Times New Roman" w:hint="eastAsia"/>
            <w:sz w:val="24"/>
            <w:szCs w:val="24"/>
            <w:lang w:eastAsia="zh-CN"/>
          </w:rPr>
          <w:delText xml:space="preserve"> then</w:delText>
        </w:r>
      </w:del>
      <w:r w:rsidR="001B129B" w:rsidRPr="001B129B">
        <w:rPr>
          <w:rFonts w:ascii="Times New Roman" w:hAnsi="Times New Roman" w:cs="Times New Roman"/>
          <w:sz w:val="24"/>
          <w:szCs w:val="24"/>
        </w:rPr>
        <w:t xml:space="preserve"> </w:t>
      </w:r>
      <w:ins w:id="122" w:author="Jeff Shrager" w:date="2015-09-20T08:34:00Z">
        <w:r w:rsidR="00A01525">
          <w:rPr>
            <w:rFonts w:ascii="Times New Roman" w:hAnsi="Times New Roman" w:cs="Times New Roman"/>
            <w:sz w:val="24"/>
            <w:szCs w:val="24"/>
          </w:rPr>
          <w:t>extend this model into</w:t>
        </w:r>
      </w:ins>
      <w:ins w:id="123" w:author="Jeff Shrager" w:date="2015-09-20T08:33:00Z">
        <w:r w:rsidR="00A01525">
          <w:rPr>
            <w:rFonts w:ascii="Times New Roman" w:hAnsi="Times New Roman" w:cs="Times New Roman"/>
            <w:sz w:val="24"/>
            <w:szCs w:val="24"/>
          </w:rPr>
          <w:t xml:space="preserve"> </w:t>
        </w:r>
      </w:ins>
      <w:del w:id="124" w:author="Jeff Shrager" w:date="2015-09-20T08:33:00Z">
        <w:r w:rsidR="001B129B" w:rsidRPr="001B129B" w:rsidDel="00A01525">
          <w:rPr>
            <w:rFonts w:ascii="Times New Roman" w:hAnsi="Times New Roman" w:cs="Times New Roman"/>
            <w:sz w:val="24"/>
            <w:szCs w:val="24"/>
          </w:rPr>
          <w:delText xml:space="preserve">employ </w:delText>
        </w:r>
      </w:del>
      <w:r w:rsidR="001B129B" w:rsidRPr="001B129B">
        <w:rPr>
          <w:rFonts w:ascii="Times New Roman" w:hAnsi="Times New Roman" w:cs="Times New Roman"/>
          <w:sz w:val="24"/>
          <w:szCs w:val="24"/>
        </w:rPr>
        <w:t xml:space="preserve">a </w:t>
      </w:r>
      <w:r w:rsidR="00504334">
        <w:rPr>
          <w:rFonts w:ascii="Times New Roman" w:hAnsi="Times New Roman" w:cs="Times New Roman"/>
          <w:sz w:val="24"/>
          <w:szCs w:val="24"/>
        </w:rPr>
        <w:t xml:space="preserve">hybrid </w:t>
      </w:r>
      <w:r w:rsidR="001B129B" w:rsidRPr="001B129B">
        <w:rPr>
          <w:rFonts w:ascii="Times New Roman" w:hAnsi="Times New Roman" w:cs="Times New Roman"/>
          <w:sz w:val="24"/>
          <w:szCs w:val="24"/>
        </w:rPr>
        <w:t xml:space="preserve">model of strategy representation and execution that is </w:t>
      </w:r>
      <w:del w:id="125" w:author="Jeff Shrager" w:date="2015-09-20T08:33:00Z">
        <w:r w:rsidR="001B129B" w:rsidRPr="001B129B" w:rsidDel="00A01525">
          <w:rPr>
            <w:rFonts w:ascii="Times New Roman" w:hAnsi="Times New Roman" w:cs="Times New Roman"/>
            <w:sz w:val="24"/>
            <w:szCs w:val="24"/>
          </w:rPr>
          <w:delText xml:space="preserve">much more </w:delText>
        </w:r>
      </w:del>
      <w:r w:rsidR="001B129B" w:rsidRPr="001B129B">
        <w:rPr>
          <w:rFonts w:ascii="Times New Roman" w:hAnsi="Times New Roman" w:cs="Times New Roman"/>
          <w:sz w:val="24"/>
          <w:szCs w:val="24"/>
        </w:rPr>
        <w:t>aligned with our modern knowledg</w:t>
      </w:r>
      <w:r w:rsidR="00504334">
        <w:rPr>
          <w:rFonts w:ascii="Times New Roman" w:hAnsi="Times New Roman" w:cs="Times New Roman"/>
          <w:sz w:val="24"/>
          <w:szCs w:val="24"/>
        </w:rPr>
        <w:t>e of</w:t>
      </w:r>
      <w:r w:rsidR="001B129B" w:rsidRPr="001B129B">
        <w:rPr>
          <w:rFonts w:ascii="Times New Roman" w:hAnsi="Times New Roman" w:cs="Times New Roman"/>
          <w:sz w:val="24"/>
          <w:szCs w:val="24"/>
        </w:rPr>
        <w:t xml:space="preserve"> the </w:t>
      </w:r>
      <w:r w:rsidR="00504334">
        <w:rPr>
          <w:rFonts w:ascii="Times New Roman" w:hAnsi="Times New Roman" w:cs="Times New Roman"/>
          <w:sz w:val="24"/>
          <w:szCs w:val="24"/>
        </w:rPr>
        <w:t xml:space="preserve">cognitive functions of brain regions, </w:t>
      </w:r>
      <w:r w:rsidR="001B129B" w:rsidRPr="001B129B">
        <w:rPr>
          <w:rFonts w:ascii="Times New Roman" w:hAnsi="Times New Roman" w:cs="Times New Roman"/>
          <w:sz w:val="24"/>
          <w:szCs w:val="24"/>
        </w:rPr>
        <w:t xml:space="preserve">how these are interconnected, and how the execution of complex procedures are initiated and controlled. </w:t>
      </w:r>
      <w:ins w:id="126" w:author="Jeff Shrager" w:date="2015-09-20T08:38:00Z">
        <w:r w:rsidR="000C1198">
          <w:rPr>
            <w:rFonts w:ascii="Times New Roman" w:hAnsi="Times New Roman" w:cs="Times New Roman"/>
            <w:sz w:val="24"/>
            <w:szCs w:val="24"/>
          </w:rPr>
          <w:t xml:space="preserve">Finally (goal 3) I will </w:t>
        </w:r>
      </w:ins>
      <w:ins w:id="127" w:author="Jeff Shrager" w:date="2015-09-20T08:39:00Z">
        <w:r w:rsidR="000C1198">
          <w:rPr>
            <w:rFonts w:ascii="Times New Roman" w:hAnsi="Times New Roman" w:cs="Times New Roman"/>
            <w:sz w:val="24"/>
            <w:szCs w:val="24"/>
          </w:rPr>
          <w:t xml:space="preserve">employ the new model </w:t>
        </w:r>
        <w:r w:rsidR="000C1198" w:rsidRPr="000C1198">
          <w:rPr>
            <w:rFonts w:ascii="Times New Roman" w:hAnsi="Times New Roman" w:cs="Times New Roman"/>
            <w:sz w:val="24"/>
            <w:szCs w:val="24"/>
            <w:rPrChange w:id="128" w:author="Jeff Shrager" w:date="2015-09-20T08:39:00Z">
              <w:rPr>
                <w:rFonts w:ascii="Times New Roman" w:hAnsi="Times New Roman" w:cs="Times New Roman"/>
                <w:sz w:val="24"/>
                <w:szCs w:val="24"/>
              </w:rPr>
            </w:rPrChange>
          </w:rPr>
          <w:t xml:space="preserve">to </w:t>
        </w:r>
        <w:r w:rsidR="000C1198">
          <w:rPr>
            <w:rFonts w:ascii="Times New Roman" w:hAnsi="Times New Roman" w:cs="Times New Roman"/>
            <w:sz w:val="24"/>
            <w:szCs w:val="24"/>
          </w:rPr>
          <w:t xml:space="preserve">try to </w:t>
        </w:r>
        <w:r w:rsidR="000C1198" w:rsidRPr="00C34580">
          <w:rPr>
            <w:rFonts w:ascii="Times New Roman" w:hAnsi="Times New Roman" w:cs="Times New Roman"/>
            <w:sz w:val="24"/>
            <w:szCs w:val="24"/>
          </w:rPr>
          <w:t xml:space="preserve">explain </w:t>
        </w:r>
        <w:r w:rsidR="000C1198">
          <w:rPr>
            <w:rFonts w:ascii="Times New Roman" w:hAnsi="Times New Roman" w:cs="Times New Roman"/>
            <w:sz w:val="24"/>
            <w:szCs w:val="24"/>
          </w:rPr>
          <w:t xml:space="preserve">aspects of </w:t>
        </w:r>
        <w:r w:rsidR="000C1198" w:rsidRPr="00C34580">
          <w:rPr>
            <w:rFonts w:ascii="Times New Roman" w:hAnsi="Times New Roman" w:cs="Times New Roman"/>
            <w:sz w:val="24"/>
            <w:szCs w:val="24"/>
          </w:rPr>
          <w:t xml:space="preserve">typical and atypical </w:t>
        </w:r>
        <w:r w:rsidR="000C1198">
          <w:rPr>
            <w:rFonts w:ascii="Times New Roman" w:hAnsi="Times New Roman" w:cs="Times New Roman"/>
            <w:sz w:val="24"/>
            <w:szCs w:val="24"/>
          </w:rPr>
          <w:t xml:space="preserve">arithmetic </w:t>
        </w:r>
        <w:r w:rsidR="000C1198" w:rsidRPr="00C34580">
          <w:rPr>
            <w:rFonts w:ascii="Times New Roman" w:hAnsi="Times New Roman" w:cs="Times New Roman"/>
            <w:sz w:val="24"/>
            <w:szCs w:val="24"/>
          </w:rPr>
          <w:t>development</w:t>
        </w:r>
        <w:r w:rsidR="000C1198" w:rsidRPr="000C1198">
          <w:rPr>
            <w:rFonts w:ascii="Times New Roman" w:hAnsi="Times New Roman" w:cs="Times New Roman"/>
            <w:sz w:val="24"/>
            <w:szCs w:val="24"/>
            <w:rPrChange w:id="129" w:author="Jeff Shrager" w:date="2015-09-20T08:39:00Z">
              <w:rPr>
                <w:rFonts w:ascii="Times New Roman" w:hAnsi="Times New Roman" w:cs="Times New Roman"/>
                <w:b/>
                <w:sz w:val="24"/>
                <w:szCs w:val="24"/>
                <w:u w:val="single"/>
              </w:rPr>
            </w:rPrChange>
          </w:rPr>
          <w:t xml:space="preserve"> </w:t>
        </w:r>
      </w:ins>
      <w:ins w:id="130" w:author="Jeff Shrager" w:date="2015-09-20T08:40:00Z">
        <w:r w:rsidR="000C1198">
          <w:rPr>
            <w:rFonts w:ascii="Times New Roman" w:hAnsi="Times New Roman" w:cs="Times New Roman"/>
            <w:sz w:val="24"/>
            <w:szCs w:val="24"/>
          </w:rPr>
          <w:t xml:space="preserve">by trying to model </w:t>
        </w:r>
      </w:ins>
      <w:ins w:id="131" w:author="Jeff Shrager" w:date="2015-09-20T08:39:00Z">
        <w:r w:rsidR="000C1198" w:rsidRPr="000C1198">
          <w:rPr>
            <w:rFonts w:ascii="Times New Roman" w:hAnsi="Times New Roman" w:cs="Times New Roman"/>
            <w:sz w:val="24"/>
            <w:szCs w:val="24"/>
            <w:rPrChange w:id="132" w:author="Jeff Shrager" w:date="2015-09-20T08:39:00Z">
              <w:rPr>
                <w:rFonts w:ascii="Times New Roman" w:hAnsi="Times New Roman" w:cs="Times New Roman"/>
                <w:b/>
                <w:sz w:val="24"/>
                <w:szCs w:val="24"/>
                <w:u w:val="single"/>
              </w:rPr>
            </w:rPrChange>
          </w:rPr>
          <w:t>indiv</w:t>
        </w:r>
        <w:r w:rsidR="000C1198">
          <w:rPr>
            <w:rFonts w:ascii="Times New Roman" w:hAnsi="Times New Roman" w:cs="Times New Roman"/>
            <w:sz w:val="24"/>
            <w:szCs w:val="24"/>
            <w:rPrChange w:id="133" w:author="Jeff Shrager" w:date="2015-09-20T08:39:00Z">
              <w:rPr>
                <w:rFonts w:ascii="Times New Roman" w:hAnsi="Times New Roman" w:cs="Times New Roman"/>
                <w:sz w:val="24"/>
                <w:szCs w:val="24"/>
              </w:rPr>
            </w:rPrChange>
          </w:rPr>
          <w:t xml:space="preserve">idual differences in neural </w:t>
        </w:r>
      </w:ins>
      <w:ins w:id="134" w:author="Jeff Shrager" w:date="2015-09-20T08:40:00Z">
        <w:r w:rsidR="000C1198">
          <w:rPr>
            <w:rFonts w:ascii="Times New Roman" w:hAnsi="Times New Roman" w:cs="Times New Roman"/>
            <w:sz w:val="24"/>
            <w:szCs w:val="24"/>
          </w:rPr>
          <w:t>architecture</w:t>
        </w:r>
      </w:ins>
      <w:ins w:id="135" w:author="Jeff Shrager" w:date="2015-09-20T08:39:00Z">
        <w:r w:rsidR="000C1198" w:rsidRPr="000C1198">
          <w:rPr>
            <w:rFonts w:ascii="Times New Roman" w:hAnsi="Times New Roman" w:cs="Times New Roman"/>
            <w:color w:val="222222"/>
            <w:sz w:val="24"/>
            <w:szCs w:val="24"/>
            <w:shd w:val="clear" w:color="auto" w:fill="FFFFFF"/>
            <w:lang w:eastAsia="zh-CN"/>
            <w:rPrChange w:id="136" w:author="Jeff Shrager" w:date="2015-09-20T08:39:00Z">
              <w:rPr>
                <w:rFonts w:ascii="Times New Roman" w:hAnsi="Times New Roman" w:cs="Times New Roman"/>
                <w:color w:val="222222"/>
                <w:sz w:val="24"/>
                <w:szCs w:val="24"/>
                <w:shd w:val="clear" w:color="auto" w:fill="FFFFFF"/>
                <w:lang w:eastAsia="zh-CN"/>
              </w:rPr>
            </w:rPrChange>
          </w:rPr>
          <w:t>.</w:t>
        </w:r>
        <w:r w:rsidR="000C1198">
          <w:rPr>
            <w:rFonts w:ascii="Times New Roman" w:hAnsi="Times New Roman" w:cs="Times New Roman"/>
            <w:color w:val="222222"/>
            <w:sz w:val="24"/>
            <w:szCs w:val="24"/>
            <w:shd w:val="clear" w:color="auto" w:fill="FFFFFF"/>
            <w:lang w:eastAsia="zh-CN"/>
          </w:rPr>
          <w:t xml:space="preserve"> </w:t>
        </w:r>
      </w:ins>
      <w:r w:rsidRPr="00504334">
        <w:rPr>
          <w:rFonts w:ascii="Times New Roman" w:hAnsi="Times New Roman" w:cs="Times New Roman"/>
          <w:color w:val="222222"/>
          <w:sz w:val="24"/>
          <w:szCs w:val="24"/>
          <w:shd w:val="clear" w:color="auto" w:fill="FFFFFF"/>
          <w:lang w:eastAsia="zh-CN"/>
        </w:rPr>
        <w:t>By</w:t>
      </w:r>
      <w:r>
        <w:rPr>
          <w:rFonts w:ascii="Times New Roman" w:hAnsi="Times New Roman" w:cs="Times New Roman"/>
          <w:color w:val="222222"/>
          <w:sz w:val="24"/>
          <w:szCs w:val="24"/>
          <w:shd w:val="clear" w:color="auto" w:fill="FFFFFF"/>
        </w:rPr>
        <w:t xml:space="preserve"> modeling the neurocognitive networks in human brain, </w:t>
      </w:r>
      <w:del w:id="137" w:author="Jeff Shrager" w:date="2015-09-20T08:34:00Z">
        <w:r w:rsidDel="00E96785">
          <w:rPr>
            <w:rFonts w:ascii="Times New Roman" w:hAnsi="Times New Roman" w:cs="Times New Roman"/>
            <w:color w:val="222222"/>
            <w:sz w:val="24"/>
            <w:szCs w:val="24"/>
            <w:shd w:val="clear" w:color="auto" w:fill="FFFFFF"/>
            <w:lang w:eastAsia="zh-CN"/>
          </w:rPr>
          <w:delText>I</w:delText>
        </w:r>
        <w:r w:rsidDel="00E96785">
          <w:rPr>
            <w:rFonts w:ascii="Times New Roman" w:hAnsi="Times New Roman" w:cs="Times New Roman"/>
            <w:color w:val="222222"/>
            <w:sz w:val="24"/>
            <w:szCs w:val="24"/>
            <w:shd w:val="clear" w:color="auto" w:fill="FFFFFF"/>
          </w:rPr>
          <w:delText xml:space="preserve"> thereb</w:delText>
        </w:r>
      </w:del>
      <w:ins w:id="138" w:author="Jeff Shrager" w:date="2015-09-20T08:34:00Z">
        <w:r w:rsidR="00E96785">
          <w:rPr>
            <w:rFonts w:ascii="Times New Roman" w:hAnsi="Times New Roman" w:cs="Times New Roman"/>
            <w:color w:val="222222"/>
            <w:sz w:val="24"/>
            <w:szCs w:val="24"/>
            <w:shd w:val="clear" w:color="auto" w:fill="FFFFFF"/>
            <w:lang w:eastAsia="zh-CN"/>
          </w:rPr>
          <w:t xml:space="preserve">this new model will </w:t>
        </w:r>
      </w:ins>
      <w:ins w:id="139" w:author="Jeff Shrager" w:date="2015-09-20T08:35:00Z">
        <w:r w:rsidR="00A96CE1">
          <w:rPr>
            <w:rFonts w:ascii="Times New Roman" w:hAnsi="Times New Roman" w:cs="Times New Roman"/>
            <w:color w:val="222222"/>
            <w:sz w:val="24"/>
            <w:szCs w:val="24"/>
            <w:shd w:val="clear" w:color="auto" w:fill="FFFFFF"/>
            <w:lang w:eastAsia="zh-CN"/>
          </w:rPr>
          <w:t xml:space="preserve">be able to provide explanations </w:t>
        </w:r>
        <w:r w:rsidR="006A13C8">
          <w:rPr>
            <w:rFonts w:ascii="Times New Roman" w:hAnsi="Times New Roman" w:cs="Times New Roman"/>
            <w:color w:val="222222"/>
            <w:sz w:val="24"/>
            <w:szCs w:val="24"/>
            <w:shd w:val="clear" w:color="auto" w:fill="FFFFFF"/>
            <w:lang w:eastAsia="zh-CN"/>
          </w:rPr>
          <w:t xml:space="preserve">that encompass that existing </w:t>
        </w:r>
      </w:ins>
      <w:del w:id="140" w:author="Jeff Shrager" w:date="2015-09-20T08:34:00Z">
        <w:r w:rsidDel="00E96785">
          <w:rPr>
            <w:rFonts w:ascii="Times New Roman" w:hAnsi="Times New Roman" w:cs="Times New Roman"/>
            <w:color w:val="222222"/>
            <w:sz w:val="24"/>
            <w:szCs w:val="24"/>
            <w:shd w:val="clear" w:color="auto" w:fill="FFFFFF"/>
          </w:rPr>
          <w:delText xml:space="preserve">y </w:delText>
        </w:r>
      </w:del>
      <w:del w:id="141" w:author="Jeff Shrager" w:date="2015-09-20T08:35:00Z">
        <w:r w:rsidDel="00A96CE1">
          <w:rPr>
            <w:rFonts w:ascii="Times New Roman" w:hAnsi="Times New Roman" w:cs="Times New Roman"/>
            <w:color w:val="222222"/>
            <w:sz w:val="24"/>
            <w:szCs w:val="24"/>
            <w:shd w:val="clear" w:color="auto" w:fill="FFFFFF"/>
          </w:rPr>
          <w:delText xml:space="preserve">bridge the </w:delText>
        </w:r>
      </w:del>
      <w:r>
        <w:rPr>
          <w:rFonts w:ascii="Times New Roman" w:hAnsi="Times New Roman" w:cs="Times New Roman"/>
          <w:color w:val="222222"/>
          <w:sz w:val="24"/>
          <w:szCs w:val="24"/>
          <w:shd w:val="clear" w:color="auto" w:fill="FFFFFF"/>
        </w:rPr>
        <w:t xml:space="preserve">rich </w:t>
      </w:r>
      <w:ins w:id="142" w:author="Jeff Shrager" w:date="2015-09-20T08:35:00Z">
        <w:r w:rsidR="006A13C8">
          <w:rPr>
            <w:rFonts w:ascii="Times New Roman" w:hAnsi="Times New Roman" w:cs="Times New Roman"/>
            <w:color w:val="222222"/>
            <w:sz w:val="24"/>
            <w:szCs w:val="24"/>
            <w:shd w:val="clear" w:color="auto" w:fill="FFFFFF"/>
          </w:rPr>
          <w:t xml:space="preserve">bank of </w:t>
        </w:r>
      </w:ins>
      <w:del w:id="143" w:author="Jeff Shrager" w:date="2015-09-20T08:35:00Z">
        <w:r w:rsidDel="006A13C8">
          <w:rPr>
            <w:rFonts w:ascii="Times New Roman" w:hAnsi="Times New Roman" w:cs="Times New Roman"/>
            <w:color w:val="222222"/>
            <w:sz w:val="24"/>
            <w:szCs w:val="24"/>
            <w:shd w:val="clear" w:color="auto" w:fill="FFFFFF"/>
          </w:rPr>
          <w:delText xml:space="preserve">infrastructure of </w:delText>
        </w:r>
      </w:del>
      <w:r>
        <w:rPr>
          <w:rFonts w:ascii="Times New Roman" w:hAnsi="Times New Roman" w:cs="Times New Roman"/>
          <w:color w:val="222222"/>
          <w:sz w:val="24"/>
          <w:szCs w:val="24"/>
          <w:shd w:val="clear" w:color="auto" w:fill="FFFFFF"/>
        </w:rPr>
        <w:t xml:space="preserve">cognitive theory, data, and computational experimentation </w:t>
      </w:r>
      <w:ins w:id="144" w:author="Jeff Shrager" w:date="2015-09-20T08:35:00Z">
        <w:r w:rsidR="006A13C8">
          <w:rPr>
            <w:rFonts w:ascii="Times New Roman" w:hAnsi="Times New Roman" w:cs="Times New Roman"/>
            <w:color w:val="222222"/>
            <w:sz w:val="24"/>
            <w:szCs w:val="24"/>
            <w:shd w:val="clear" w:color="auto" w:fill="FFFFFF"/>
          </w:rPr>
          <w:t xml:space="preserve"> in arithmetic </w:t>
        </w:r>
      </w:ins>
      <w:r>
        <w:rPr>
          <w:rFonts w:ascii="Times New Roman" w:hAnsi="Times New Roman" w:cs="Times New Roman"/>
          <w:color w:val="222222"/>
          <w:sz w:val="24"/>
          <w:szCs w:val="24"/>
          <w:shd w:val="clear" w:color="auto" w:fill="FFFFFF"/>
        </w:rPr>
        <w:t>with</w:t>
      </w:r>
      <w:ins w:id="145" w:author="Jeff Shrager" w:date="2015-09-20T08:36:00Z">
        <w:r w:rsidR="006A13C8">
          <w:rPr>
            <w:rFonts w:ascii="Times New Roman" w:hAnsi="Times New Roman" w:cs="Times New Roman"/>
            <w:color w:val="222222"/>
            <w:sz w:val="24"/>
            <w:szCs w:val="24"/>
            <w:shd w:val="clear" w:color="auto" w:fill="FFFFFF"/>
          </w:rPr>
          <w:t xml:space="preserve">in a framework of </w:t>
        </w:r>
        <w:commentRangeStart w:id="146"/>
        <w:r w:rsidR="006A13C8">
          <w:rPr>
            <w:rFonts w:ascii="Times New Roman" w:hAnsi="Times New Roman" w:cs="Times New Roman"/>
            <w:color w:val="222222"/>
            <w:sz w:val="24"/>
            <w:szCs w:val="24"/>
            <w:shd w:val="clear" w:color="auto" w:fill="FFFFFF"/>
          </w:rPr>
          <w:t>modern</w:t>
        </w:r>
      </w:ins>
      <w:del w:id="147" w:author="Jeff Shrager" w:date="2015-09-20T08:36:00Z">
        <w:r w:rsidDel="006A13C8">
          <w:rPr>
            <w:rFonts w:ascii="Times New Roman" w:hAnsi="Times New Roman" w:cs="Times New Roman"/>
            <w:color w:val="222222"/>
            <w:sz w:val="24"/>
            <w:szCs w:val="24"/>
            <w:shd w:val="clear" w:color="auto" w:fill="FFFFFF"/>
          </w:rPr>
          <w:delText xml:space="preserve"> recent findings from</w:delText>
        </w:r>
      </w:del>
      <w:r>
        <w:rPr>
          <w:rFonts w:ascii="Times New Roman" w:hAnsi="Times New Roman" w:cs="Times New Roman"/>
          <w:color w:val="222222"/>
          <w:sz w:val="24"/>
          <w:szCs w:val="24"/>
          <w:shd w:val="clear" w:color="auto" w:fill="FFFFFF"/>
        </w:rPr>
        <w:t xml:space="preserve"> systems neuroscience</w:t>
      </w:r>
      <w:commentRangeEnd w:id="146"/>
      <w:r w:rsidR="00DE6ACA">
        <w:rPr>
          <w:rStyle w:val="CommentReference"/>
        </w:rPr>
        <w:commentReference w:id="146"/>
      </w:r>
      <w:r>
        <w:rPr>
          <w:rFonts w:ascii="Times New Roman" w:hAnsi="Times New Roman" w:cs="Times New Roman"/>
          <w:color w:val="222222"/>
          <w:sz w:val="24"/>
          <w:szCs w:val="24"/>
          <w:shd w:val="clear" w:color="auto" w:fill="FFFFFF"/>
        </w:rPr>
        <w:t xml:space="preserve">. </w:t>
      </w:r>
    </w:p>
    <w:p w14:paraId="080E6178" w14:textId="77777777"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b/>
          <w:sz w:val="24"/>
          <w:szCs w:val="24"/>
        </w:rPr>
        <w:t>G</w:t>
      </w:r>
      <w:r>
        <w:rPr>
          <w:rFonts w:ascii="Times New Roman" w:hAnsi="Times New Roman" w:cs="Times New Roman"/>
          <w:b/>
          <w:sz w:val="24"/>
          <w:szCs w:val="24"/>
          <w:lang w:eastAsia="zh-CN"/>
        </w:rPr>
        <w:t>OALS AND HYPOTHESES</w:t>
      </w:r>
    </w:p>
    <w:p w14:paraId="2ABDE1BB" w14:textId="77777777" w:rsidR="00BD4E32" w:rsidRDefault="00581542">
      <w:pPr>
        <w:spacing w:after="0" w:line="240" w:lineRule="auto"/>
        <w:rPr>
          <w:rFonts w:ascii="Times New Roman" w:hAnsi="Times New Roman" w:cs="Times New Roman"/>
          <w:sz w:val="24"/>
          <w:szCs w:val="24"/>
          <w:u w:val="single"/>
        </w:rPr>
      </w:pPr>
      <w:commentRangeStart w:id="148"/>
      <w:r>
        <w:rPr>
          <w:rFonts w:ascii="Times New Roman" w:hAnsi="Times New Roman" w:cs="Times New Roman"/>
          <w:b/>
          <w:sz w:val="24"/>
          <w:szCs w:val="24"/>
          <w:u w:val="single"/>
        </w:rPr>
        <w:t>Goal 1</w:t>
      </w:r>
      <w:r>
        <w:rPr>
          <w:rFonts w:ascii="Times New Roman" w:hAnsi="Times New Roman" w:cs="Times New Roman"/>
          <w:sz w:val="24"/>
          <w:szCs w:val="24"/>
          <w:u w:val="single"/>
        </w:rPr>
        <w:t xml:space="preserve">: </w:t>
      </w:r>
      <w:r>
        <w:rPr>
          <w:rFonts w:ascii="Times New Roman" w:hAnsi="Times New Roman" w:cs="Times New Roman"/>
          <w:b/>
          <w:sz w:val="24"/>
          <w:szCs w:val="24"/>
          <w:u w:val="single"/>
        </w:rPr>
        <w:t>Develop a neuro-computational model for both behavioral and neurobiological outcomes of arithmetic development in children.</w:t>
      </w:r>
      <w:r>
        <w:rPr>
          <w:rFonts w:ascii="Times New Roman" w:hAnsi="Times New Roman" w:cs="Times New Roman"/>
          <w:sz w:val="24"/>
          <w:szCs w:val="24"/>
        </w:rPr>
        <w:t xml:space="preserve"> I will establish a</w:t>
      </w:r>
      <w:r>
        <w:rPr>
          <w:rFonts w:ascii="Times New Roman" w:hAnsi="Times New Roman" w:cs="Times New Roman"/>
          <w:sz w:val="24"/>
          <w:szCs w:val="24"/>
          <w:lang w:eastAsia="zh-CN"/>
        </w:rPr>
        <w:t xml:space="preserve"> </w:t>
      </w:r>
      <w:r w:rsidR="00635A0E">
        <w:rPr>
          <w:rFonts w:ascii="Times New Roman" w:hAnsi="Times New Roman" w:cs="Times New Roman"/>
          <w:sz w:val="24"/>
          <w:szCs w:val="24"/>
          <w:lang w:eastAsia="zh-CN"/>
        </w:rPr>
        <w:t xml:space="preserve">connectionist </w:t>
      </w:r>
      <w:r>
        <w:rPr>
          <w:rFonts w:ascii="Times New Roman" w:hAnsi="Times New Roman" w:cs="Times New Roman"/>
          <w:sz w:val="24"/>
          <w:szCs w:val="24"/>
        </w:rPr>
        <w:t xml:space="preserve">model to demonstrate </w:t>
      </w:r>
      <w:r w:rsidR="00B7742F">
        <w:rPr>
          <w:rFonts w:ascii="Times New Roman" w:hAnsi="Times New Roman" w:cs="Times New Roman" w:hint="eastAsia"/>
          <w:sz w:val="24"/>
          <w:szCs w:val="24"/>
          <w:lang w:eastAsia="zh-CN"/>
        </w:rPr>
        <w:t xml:space="preserve">the </w:t>
      </w:r>
      <w:r>
        <w:rPr>
          <w:rFonts w:ascii="Times New Roman" w:hAnsi="Times New Roman" w:cs="Times New Roman"/>
          <w:sz w:val="24"/>
          <w:szCs w:val="24"/>
        </w:rPr>
        <w:t>face validity</w:t>
      </w:r>
      <w:r w:rsidR="00B7742F">
        <w:rPr>
          <w:rFonts w:ascii="Times New Roman" w:hAnsi="Times New Roman" w:cs="Times New Roman" w:hint="eastAsia"/>
          <w:sz w:val="24"/>
          <w:szCs w:val="24"/>
          <w:lang w:eastAsia="zh-CN"/>
        </w:rPr>
        <w:t xml:space="preserve"> and feasibility</w:t>
      </w:r>
      <w:r>
        <w:rPr>
          <w:rFonts w:ascii="Times New Roman" w:hAnsi="Times New Roman" w:cs="Times New Roman"/>
          <w:sz w:val="24"/>
          <w:szCs w:val="24"/>
        </w:rPr>
        <w:t xml:space="preserve"> of th</w:t>
      </w:r>
      <w:r>
        <w:rPr>
          <w:rFonts w:ascii="Times New Roman" w:hAnsi="Times New Roman" w:cs="Times New Roman"/>
          <w:sz w:val="24"/>
          <w:szCs w:val="24"/>
          <w:lang w:eastAsia="zh-CN"/>
        </w:rPr>
        <w:t>is</w:t>
      </w:r>
      <w:r>
        <w:rPr>
          <w:rFonts w:ascii="Times New Roman" w:hAnsi="Times New Roman" w:cs="Times New Roman"/>
          <w:sz w:val="24"/>
          <w:szCs w:val="24"/>
        </w:rPr>
        <w:t xml:space="preserve"> neuro-computational approach to account for behavioral and neurobiological findings on children’s development of arithmetic skills. </w:t>
      </w:r>
      <w:r>
        <w:rPr>
          <w:rFonts w:ascii="Times New Roman" w:hAnsi="Times New Roman" w:cs="Times New Roman"/>
          <w:b/>
          <w:i/>
          <w:sz w:val="24"/>
          <w:szCs w:val="24"/>
        </w:rPr>
        <w:t>Hypothesis 1</w:t>
      </w:r>
      <w:r>
        <w:rPr>
          <w:rFonts w:ascii="Times New Roman" w:hAnsi="Times New Roman" w:cs="Times New Roman"/>
          <w:sz w:val="24"/>
          <w:szCs w:val="24"/>
        </w:rPr>
        <w:t xml:space="preserve">: </w:t>
      </w:r>
      <w:r>
        <w:rPr>
          <w:rFonts w:ascii="Times New Roman" w:hAnsi="Times New Roman" w:cs="Times New Roman"/>
          <w:sz w:val="24"/>
          <w:szCs w:val="24"/>
          <w:lang w:eastAsia="zh-CN"/>
        </w:rPr>
        <w:t>The efficiency of neural pathways for different strategy use leads to observed behavioral and neurobiological developments of arithmetic problem solving in children</w:t>
      </w:r>
      <w:r>
        <w:rPr>
          <w:rFonts w:ascii="Times New Roman" w:hAnsi="Times New Roman" w:cs="Times New Roman"/>
          <w:sz w:val="24"/>
          <w:szCs w:val="24"/>
        </w:rPr>
        <w:t xml:space="preserve">. </w:t>
      </w:r>
    </w:p>
    <w:p w14:paraId="5189920F" w14:textId="77777777" w:rsidR="00BD4E32" w:rsidRDefault="00581542">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t xml:space="preserve">Goal </w:t>
      </w:r>
      <w:r>
        <w:rPr>
          <w:rFonts w:ascii="Times New Roman" w:hAnsi="Times New Roman" w:cs="Times New Roman"/>
          <w:b/>
          <w:sz w:val="24"/>
          <w:szCs w:val="24"/>
          <w:u w:val="single"/>
          <w:lang w:eastAsia="zh-CN"/>
        </w:rPr>
        <w:t>2</w:t>
      </w:r>
      <w:r>
        <w:rPr>
          <w:rFonts w:ascii="Times New Roman" w:hAnsi="Times New Roman" w:cs="Times New Roman"/>
          <w:b/>
          <w:sz w:val="24"/>
          <w:szCs w:val="24"/>
          <w:u w:val="single"/>
        </w:rPr>
        <w:t>: Establish the control/connectionist hybrid model to explain arithmetic development through learning.</w:t>
      </w:r>
      <w:r>
        <w:rPr>
          <w:rFonts w:ascii="Times New Roman" w:hAnsi="Times New Roman" w:cs="Times New Roman"/>
          <w:b/>
          <w:sz w:val="24"/>
          <w:szCs w:val="24"/>
        </w:rPr>
        <w:t xml:space="preserve"> </w:t>
      </w:r>
      <w:r>
        <w:rPr>
          <w:rFonts w:ascii="Times New Roman" w:hAnsi="Times New Roman" w:cs="Times New Roman"/>
          <w:sz w:val="24"/>
          <w:szCs w:val="24"/>
          <w:lang w:eastAsia="zh-CN"/>
        </w:rPr>
        <w:t xml:space="preserve">Combining the connectionist and system-control models, I will establish an integrated </w:t>
      </w:r>
      <w:commentRangeStart w:id="149"/>
      <w:r w:rsidR="00635A0E">
        <w:rPr>
          <w:rFonts w:ascii="Times New Roman" w:hAnsi="Times New Roman" w:cs="Times New Roman"/>
          <w:sz w:val="24"/>
          <w:szCs w:val="24"/>
          <w:lang w:eastAsia="zh-CN"/>
        </w:rPr>
        <w:t>neural network (NN)</w:t>
      </w:r>
      <w:r>
        <w:rPr>
          <w:rFonts w:ascii="Times New Roman" w:hAnsi="Times New Roman" w:cs="Times New Roman"/>
          <w:sz w:val="24"/>
          <w:szCs w:val="24"/>
          <w:lang w:eastAsia="zh-CN"/>
        </w:rPr>
        <w:t xml:space="preserve"> </w:t>
      </w:r>
      <w:commentRangeEnd w:id="149"/>
      <w:r w:rsidR="0043343A">
        <w:rPr>
          <w:rStyle w:val="CommentReference"/>
        </w:rPr>
        <w:commentReference w:id="149"/>
      </w:r>
      <w:r>
        <w:rPr>
          <w:rFonts w:ascii="Times New Roman" w:hAnsi="Times New Roman" w:cs="Times New Roman"/>
          <w:sz w:val="24"/>
          <w:szCs w:val="24"/>
          <w:lang w:eastAsia="zh-CN"/>
        </w:rPr>
        <w:t xml:space="preserve">model to account for the joint efforts of sensory, motor, memory and prefrontal control systems in children’s </w:t>
      </w:r>
      <w:r w:rsidR="00635A0E">
        <w:rPr>
          <w:rFonts w:ascii="Times New Roman" w:hAnsi="Times New Roman" w:cs="Times New Roman"/>
          <w:sz w:val="24"/>
          <w:szCs w:val="24"/>
          <w:lang w:eastAsia="zh-CN"/>
        </w:rPr>
        <w:t>development</w:t>
      </w:r>
      <w:r>
        <w:rPr>
          <w:rFonts w:ascii="Times New Roman" w:hAnsi="Times New Roman" w:cs="Times New Roman"/>
          <w:sz w:val="24"/>
          <w:szCs w:val="24"/>
          <w:lang w:eastAsia="zh-CN"/>
        </w:rPr>
        <w:t xml:space="preserve"> of arithmetic problem solving. </w:t>
      </w:r>
      <w:r w:rsidR="001B129B" w:rsidRPr="001B129B">
        <w:rPr>
          <w:rStyle w:val="CommentReference"/>
          <w:rFonts w:ascii="Times New Roman" w:hAnsi="Times New Roman" w:cs="Times New Roman"/>
          <w:sz w:val="24"/>
          <w:szCs w:val="24"/>
        </w:rPr>
        <w:t xml:space="preserve"> </w:t>
      </w:r>
      <w:r>
        <w:rPr>
          <w:rFonts w:ascii="Times New Roman" w:hAnsi="Times New Roman" w:cs="Times New Roman"/>
          <w:b/>
          <w:i/>
          <w:sz w:val="24"/>
          <w:szCs w:val="24"/>
        </w:rPr>
        <w:t xml:space="preserve">Hypothesis </w:t>
      </w:r>
      <w:r>
        <w:rPr>
          <w:rFonts w:ascii="Times New Roman" w:hAnsi="Times New Roman" w:cs="Times New Roman"/>
          <w:b/>
          <w:i/>
          <w:sz w:val="24"/>
          <w:szCs w:val="24"/>
          <w:lang w:eastAsia="zh-CN"/>
        </w:rPr>
        <w:t>2</w:t>
      </w:r>
      <w:r>
        <w:rPr>
          <w:rFonts w:ascii="Times New Roman" w:hAnsi="Times New Roman" w:cs="Times New Roman"/>
          <w:b/>
          <w:i/>
          <w:sz w:val="24"/>
          <w:szCs w:val="24"/>
        </w:rPr>
        <w:t>A</w:t>
      </w:r>
      <w:r>
        <w:rPr>
          <w:rFonts w:ascii="Times New Roman" w:hAnsi="Times New Roman" w:cs="Times New Roman"/>
          <w:sz w:val="24"/>
          <w:szCs w:val="24"/>
        </w:rPr>
        <w:t xml:space="preserve">: </w:t>
      </w:r>
      <w:r>
        <w:rPr>
          <w:rFonts w:ascii="Times New Roman" w:hAnsi="Times New Roman" w:cs="Times New Roman"/>
          <w:sz w:val="24"/>
          <w:szCs w:val="24"/>
          <w:lang w:eastAsia="zh-CN"/>
        </w:rPr>
        <w:t>The prefrontal system maintains the control of task-specific information exchange amongst sensory, motor and memory systems and it facilitates the developmental changes in the network dynamics amongst those brain systems</w:t>
      </w:r>
      <w:r>
        <w:rPr>
          <w:rFonts w:ascii="Times New Roman" w:hAnsi="Times New Roman" w:cs="Times New Roman"/>
          <w:sz w:val="24"/>
          <w:szCs w:val="24"/>
        </w:rPr>
        <w:t xml:space="preserve">. </w:t>
      </w:r>
      <w:r>
        <w:rPr>
          <w:rFonts w:ascii="Times New Roman" w:hAnsi="Times New Roman" w:cs="Times New Roman"/>
          <w:b/>
          <w:i/>
          <w:sz w:val="24"/>
          <w:szCs w:val="24"/>
        </w:rPr>
        <w:t xml:space="preserve">Hypothesis </w:t>
      </w:r>
      <w:r>
        <w:rPr>
          <w:rFonts w:ascii="Times New Roman" w:hAnsi="Times New Roman" w:cs="Times New Roman"/>
          <w:b/>
          <w:i/>
          <w:sz w:val="24"/>
          <w:szCs w:val="24"/>
          <w:lang w:eastAsia="zh-CN"/>
        </w:rPr>
        <w:t>2</w:t>
      </w:r>
      <w:r>
        <w:rPr>
          <w:rFonts w:ascii="Times New Roman" w:hAnsi="Times New Roman" w:cs="Times New Roman"/>
          <w:b/>
          <w:i/>
          <w:sz w:val="24"/>
          <w:szCs w:val="24"/>
        </w:rPr>
        <w:t>B</w:t>
      </w:r>
      <w:r>
        <w:rPr>
          <w:rFonts w:ascii="Times New Roman" w:hAnsi="Times New Roman" w:cs="Times New Roman"/>
          <w:sz w:val="24"/>
          <w:szCs w:val="24"/>
        </w:rPr>
        <w:t xml:space="preserve">: </w:t>
      </w:r>
      <w:r>
        <w:rPr>
          <w:rFonts w:ascii="Times New Roman" w:hAnsi="Times New Roman" w:cs="Times New Roman"/>
          <w:sz w:val="24"/>
          <w:szCs w:val="24"/>
          <w:lang w:eastAsia="zh-CN"/>
        </w:rPr>
        <w:t>Learning experience plays a critical role in achieving desirable outcomes of mental arithmetic skills</w:t>
      </w:r>
      <w:r>
        <w:rPr>
          <w:rFonts w:ascii="Times New Roman" w:hAnsi="Times New Roman" w:cs="Times New Roman"/>
          <w:sz w:val="24"/>
          <w:szCs w:val="24"/>
        </w:rPr>
        <w:t>.</w:t>
      </w:r>
    </w:p>
    <w:p w14:paraId="25B51C19" w14:textId="77777777" w:rsidR="00BD4E32" w:rsidRDefault="00581542">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t xml:space="preserve">Goal </w:t>
      </w:r>
      <w:r>
        <w:rPr>
          <w:rFonts w:ascii="Times New Roman" w:hAnsi="Times New Roman" w:cs="Times New Roman"/>
          <w:b/>
          <w:sz w:val="24"/>
          <w:szCs w:val="24"/>
          <w:u w:val="single"/>
          <w:lang w:eastAsia="zh-CN"/>
        </w:rPr>
        <w:t>3</w:t>
      </w:r>
      <w:r>
        <w:rPr>
          <w:rFonts w:ascii="Times New Roman" w:hAnsi="Times New Roman" w:cs="Times New Roman"/>
          <w:b/>
          <w:sz w:val="24"/>
          <w:szCs w:val="24"/>
          <w:u w:val="single"/>
        </w:rPr>
        <w:t>: Explore sources of individual differences in neural basis to explain typical and atypical development</w:t>
      </w:r>
      <w:r>
        <w:rPr>
          <w:rFonts w:ascii="Times New Roman" w:hAnsi="Times New Roman" w:cs="Times New Roman"/>
          <w:sz w:val="24"/>
          <w:szCs w:val="24"/>
          <w:u w:val="single"/>
        </w:rPr>
        <w:t>.</w:t>
      </w:r>
      <w:r>
        <w:rPr>
          <w:rFonts w:ascii="Times New Roman" w:hAnsi="Times New Roman" w:cs="Times New Roman"/>
          <w:sz w:val="24"/>
          <w:szCs w:val="24"/>
        </w:rPr>
        <w:t xml:space="preserve"> </w:t>
      </w:r>
      <w:r>
        <w:rPr>
          <w:rFonts w:ascii="Times New Roman" w:hAnsi="Times New Roman" w:cs="Times New Roman"/>
          <w:sz w:val="24"/>
          <w:szCs w:val="24"/>
          <w:lang w:eastAsia="zh-CN"/>
        </w:rPr>
        <w:t>In the aforementioned NN models</w:t>
      </w:r>
      <w:r>
        <w:rPr>
          <w:rFonts w:ascii="Times New Roman" w:hAnsi="Times New Roman" w:cs="Times New Roman"/>
          <w:sz w:val="24"/>
          <w:szCs w:val="24"/>
        </w:rPr>
        <w:t xml:space="preserve">, </w:t>
      </w:r>
      <w:r>
        <w:rPr>
          <w:rFonts w:ascii="Times New Roman" w:hAnsi="Times New Roman" w:cs="Times New Roman"/>
          <w:sz w:val="24"/>
          <w:szCs w:val="24"/>
          <w:lang w:eastAsia="zh-CN"/>
        </w:rPr>
        <w:t>I</w:t>
      </w:r>
      <w:r>
        <w:rPr>
          <w:rFonts w:ascii="Times New Roman" w:hAnsi="Times New Roman" w:cs="Times New Roman"/>
          <w:sz w:val="24"/>
          <w:szCs w:val="24"/>
        </w:rPr>
        <w:t xml:space="preserve"> plan to explain possible neural mechanisms of math difficulties in children with developmental dyscalculia (DD). </w:t>
      </w:r>
      <w:r>
        <w:rPr>
          <w:rFonts w:ascii="Times New Roman" w:hAnsi="Times New Roman" w:cs="Times New Roman"/>
          <w:b/>
          <w:i/>
          <w:sz w:val="24"/>
          <w:szCs w:val="24"/>
        </w:rPr>
        <w:t>Hypothesis</w:t>
      </w:r>
      <w:r>
        <w:rPr>
          <w:rFonts w:ascii="Times New Roman" w:hAnsi="Times New Roman" w:cs="Times New Roman"/>
          <w:sz w:val="24"/>
          <w:szCs w:val="24"/>
        </w:rPr>
        <w:t xml:space="preserve">: </w:t>
      </w:r>
      <w:r>
        <w:rPr>
          <w:rFonts w:ascii="Times New Roman" w:hAnsi="Times New Roman" w:cs="Times New Roman"/>
          <w:sz w:val="24"/>
          <w:szCs w:val="24"/>
          <w:lang w:eastAsia="zh-CN"/>
        </w:rPr>
        <w:t>The behavioral and neurobiological abnormality of DD can be explained by different learning parameters analogous to biological dysfunctions in human brain</w:t>
      </w:r>
      <w:r>
        <w:rPr>
          <w:rFonts w:ascii="Times New Roman" w:hAnsi="Times New Roman" w:cs="Times New Roman"/>
          <w:sz w:val="24"/>
          <w:szCs w:val="24"/>
        </w:rPr>
        <w:t>.</w:t>
      </w:r>
    </w:p>
    <w:commentRangeEnd w:id="148"/>
    <w:p w14:paraId="3003ABF9" w14:textId="77777777" w:rsidR="00BD4E32" w:rsidRDefault="001A4B6B">
      <w:pPr>
        <w:spacing w:after="0" w:line="240" w:lineRule="auto"/>
        <w:rPr>
          <w:rFonts w:ascii="Times New Roman" w:hAnsi="Times New Roman" w:cs="Times New Roman"/>
          <w:b/>
          <w:sz w:val="24"/>
          <w:szCs w:val="24"/>
          <w:lang w:eastAsia="zh-CN"/>
        </w:rPr>
      </w:pPr>
      <w:r>
        <w:rPr>
          <w:rStyle w:val="CommentReference"/>
        </w:rPr>
        <w:commentReference w:id="148"/>
      </w:r>
      <w:r w:rsidR="00581542">
        <w:rPr>
          <w:rFonts w:ascii="Times New Roman" w:hAnsi="Times New Roman" w:cs="Times New Roman"/>
          <w:b/>
          <w:sz w:val="24"/>
          <w:szCs w:val="24"/>
        </w:rPr>
        <w:t>E</w:t>
      </w:r>
      <w:r w:rsidR="00581542">
        <w:rPr>
          <w:rFonts w:ascii="Times New Roman" w:hAnsi="Times New Roman" w:cs="Times New Roman"/>
          <w:b/>
          <w:sz w:val="24"/>
          <w:szCs w:val="24"/>
          <w:lang w:eastAsia="zh-CN"/>
        </w:rPr>
        <w:t>XPERIMENTAL METHODS</w:t>
      </w:r>
    </w:p>
    <w:p w14:paraId="17E92E79" w14:textId="77777777"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b/>
          <w:sz w:val="24"/>
          <w:szCs w:val="24"/>
          <w:u w:val="single"/>
          <w:lang w:eastAsia="zh-CN"/>
        </w:rPr>
        <w:t>Part</w:t>
      </w:r>
      <w:r>
        <w:rPr>
          <w:rFonts w:ascii="Times New Roman" w:hAnsi="Times New Roman" w:cs="Times New Roman"/>
          <w:b/>
          <w:sz w:val="24"/>
          <w:szCs w:val="24"/>
          <w:u w:val="single"/>
        </w:rPr>
        <w:t xml:space="preserve"> 1</w:t>
      </w:r>
      <w:r>
        <w:rPr>
          <w:rFonts w:ascii="Times New Roman" w:hAnsi="Times New Roman" w:cs="Times New Roman"/>
          <w:sz w:val="24"/>
          <w:szCs w:val="24"/>
          <w:u w:val="single"/>
          <w:lang w:eastAsia="zh-CN"/>
        </w:rPr>
        <w:t>.</w:t>
      </w:r>
      <w:r>
        <w:rPr>
          <w:rFonts w:ascii="Times New Roman" w:hAnsi="Times New Roman" w:cs="Times New Roman"/>
          <w:sz w:val="24"/>
          <w:szCs w:val="24"/>
          <w:u w:val="single"/>
        </w:rPr>
        <w:t xml:space="preserve"> </w:t>
      </w:r>
      <w:r w:rsidR="001B129B" w:rsidRPr="001B129B">
        <w:rPr>
          <w:rFonts w:ascii="Times New Roman" w:hAnsi="Times New Roman" w:cs="Times New Roman"/>
          <w:sz w:val="24"/>
          <w:szCs w:val="24"/>
          <w:lang w:eastAsia="zh-CN"/>
        </w:rPr>
        <w:t>The develop</w:t>
      </w:r>
      <w:r>
        <w:rPr>
          <w:rFonts w:ascii="Times New Roman" w:hAnsi="Times New Roman" w:cs="Times New Roman"/>
          <w:sz w:val="24"/>
          <w:szCs w:val="24"/>
          <w:lang w:eastAsia="zh-CN"/>
        </w:rPr>
        <w:t xml:space="preserve">ment of arithmetic skills from overt strategies to retrieval strategies is accompanied by processing efficiency observed in behavioral data, and a general tendency of prefrontal-to-parietal (anterior-to-posterior) in brain activations. </w:t>
      </w:r>
    </w:p>
    <w:p w14:paraId="67A8A894" w14:textId="05AAE8C1" w:rsidR="00BD4E32" w:rsidDel="00F9587F" w:rsidRDefault="001B129B">
      <w:pPr>
        <w:spacing w:after="0" w:line="240" w:lineRule="auto"/>
        <w:rPr>
          <w:del w:id="150" w:author="Honolulu" w:date="2015-09-19T19:29:00Z"/>
          <w:rFonts w:ascii="Times New Roman" w:hAnsi="Times New Roman" w:cs="Times New Roman"/>
          <w:sz w:val="24"/>
          <w:szCs w:val="24"/>
          <w:lang w:eastAsia="zh-CN"/>
        </w:rPr>
      </w:pPr>
      <w:r w:rsidRPr="001B129B">
        <w:rPr>
          <w:rFonts w:ascii="Times New Roman" w:hAnsi="Times New Roman" w:cs="Times New Roman"/>
          <w:b/>
          <w:i/>
          <w:sz w:val="24"/>
          <w:szCs w:val="24"/>
          <w:lang w:eastAsia="zh-CN"/>
        </w:rPr>
        <w:t>Modeling</w:t>
      </w:r>
      <w:del w:id="151" w:author="Jeff Shrager" w:date="2015-09-20T09:03:00Z">
        <w:r w:rsidR="00581542" w:rsidDel="00887222">
          <w:rPr>
            <w:rFonts w:ascii="Times New Roman" w:hAnsi="Times New Roman" w:cs="Times New Roman"/>
            <w:b/>
            <w:i/>
            <w:sz w:val="24"/>
            <w:szCs w:val="24"/>
            <w:lang w:eastAsia="zh-CN"/>
          </w:rPr>
          <w:delText xml:space="preserve"> study</w:delText>
        </w:r>
        <w:r w:rsidRPr="001B129B" w:rsidDel="00887222">
          <w:rPr>
            <w:rFonts w:ascii="Times New Roman" w:hAnsi="Times New Roman" w:cs="Times New Roman"/>
            <w:b/>
            <w:i/>
            <w:sz w:val="24"/>
            <w:szCs w:val="24"/>
            <w:lang w:eastAsia="zh-CN"/>
          </w:rPr>
          <w:delText xml:space="preserve"> proposal</w:delText>
        </w:r>
      </w:del>
      <w:r w:rsidR="00581542">
        <w:rPr>
          <w:rFonts w:ascii="Times New Roman" w:hAnsi="Times New Roman" w:cs="Times New Roman"/>
          <w:sz w:val="24"/>
          <w:szCs w:val="24"/>
          <w:lang w:eastAsia="zh-CN"/>
        </w:rPr>
        <w:t xml:space="preserve">. I will use </w:t>
      </w:r>
      <w:r w:rsidR="001B2659">
        <w:rPr>
          <w:rFonts w:ascii="Times New Roman" w:hAnsi="Times New Roman" w:cs="Times New Roman"/>
          <w:b/>
          <w:i/>
          <w:noProof/>
          <w:sz w:val="24"/>
          <w:szCs w:val="24"/>
        </w:rPr>
        <w:drawing>
          <wp:anchor distT="0" distB="0" distL="114300" distR="114300" simplePos="0" relativeHeight="251660288" behindDoc="1" locked="0" layoutInCell="1" allowOverlap="1" wp14:anchorId="55431E76" wp14:editId="0AF47946">
            <wp:simplePos x="0" y="0"/>
            <wp:positionH relativeFrom="column">
              <wp:posOffset>0</wp:posOffset>
            </wp:positionH>
            <wp:positionV relativeFrom="paragraph">
              <wp:posOffset>578485</wp:posOffset>
            </wp:positionV>
            <wp:extent cx="2143125" cy="1748790"/>
            <wp:effectExtent l="19050" t="0" r="9525" b="0"/>
            <wp:wrapTight wrapText="bothSides">
              <wp:wrapPolygon edited="0">
                <wp:start x="-192" y="0"/>
                <wp:lineTo x="-192" y="21412"/>
                <wp:lineTo x="21696" y="21412"/>
                <wp:lineTo x="21696" y="0"/>
                <wp:lineTo x="-192"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2.bmp"/>
                    <pic:cNvPicPr/>
                  </pic:nvPicPr>
                  <pic:blipFill>
                    <a:blip r:embed="rId10">
                      <a:extLst>
                        <a:ext uri="{28A0092B-C50C-407E-A947-70E740481C1C}">
                          <a14:useLocalDpi xmlns:a14="http://schemas.microsoft.com/office/drawing/2010/main" val="0"/>
                        </a:ext>
                      </a:extLst>
                    </a:blip>
                    <a:stretch>
                      <a:fillRect/>
                    </a:stretch>
                  </pic:blipFill>
                  <pic:spPr>
                    <a:xfrm>
                      <a:off x="0" y="0"/>
                      <a:ext cx="2143125" cy="1748790"/>
                    </a:xfrm>
                    <a:prstGeom prst="rect">
                      <a:avLst/>
                    </a:prstGeom>
                  </pic:spPr>
                </pic:pic>
              </a:graphicData>
            </a:graphic>
          </wp:anchor>
        </w:drawing>
      </w:r>
      <w:r w:rsidR="00581542">
        <w:rPr>
          <w:rFonts w:ascii="Times New Roman" w:hAnsi="Times New Roman" w:cs="Times New Roman"/>
          <w:sz w:val="24"/>
          <w:szCs w:val="24"/>
          <w:lang w:eastAsia="zh-CN"/>
        </w:rPr>
        <w:t>feed-forward connectionist</w:t>
      </w:r>
      <w:r w:rsidR="00581542">
        <w:rPr>
          <w:rFonts w:ascii="Times New Roman" w:hAnsi="Times New Roman" w:cs="Times New Roman"/>
          <w:sz w:val="24"/>
          <w:szCs w:val="24"/>
        </w:rPr>
        <w:t xml:space="preserve"> model</w:t>
      </w:r>
      <w:r w:rsidR="00635A0E">
        <w:rPr>
          <w:rFonts w:ascii="Times New Roman" w:hAnsi="Times New Roman" w:cs="Times New Roman"/>
          <w:sz w:val="24"/>
          <w:szCs w:val="24"/>
        </w:rPr>
        <w:t>s</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(example depicted</w:t>
      </w:r>
      <w:r w:rsidR="00581542">
        <w:rPr>
          <w:rFonts w:ascii="Times New Roman" w:hAnsi="Times New Roman" w:cs="Times New Roman"/>
          <w:sz w:val="24"/>
          <w:szCs w:val="24"/>
        </w:rPr>
        <w:t xml:space="preserve"> in Figure </w:t>
      </w:r>
      <w:r w:rsidR="00912241">
        <w:rPr>
          <w:rFonts w:ascii="Times New Roman" w:hAnsi="Times New Roman" w:cs="Times New Roman"/>
          <w:sz w:val="24"/>
          <w:szCs w:val="24"/>
          <w:lang w:eastAsia="zh-CN"/>
        </w:rPr>
        <w:t>2</w:t>
      </w:r>
      <w:r w:rsidR="00581542">
        <w:rPr>
          <w:rFonts w:ascii="Times New Roman" w:hAnsi="Times New Roman" w:cs="Times New Roman"/>
          <w:sz w:val="24"/>
          <w:szCs w:val="24"/>
          <w:lang w:eastAsia="zh-CN"/>
        </w:rPr>
        <w:t xml:space="preserve">) to establish </w:t>
      </w:r>
      <w:r w:rsidR="00581542">
        <w:rPr>
          <w:rFonts w:ascii="Times New Roman" w:hAnsi="Times New Roman" w:cs="Times New Roman"/>
          <w:sz w:val="24"/>
          <w:szCs w:val="24"/>
        </w:rPr>
        <w:t>three distinct neurocognitive pathways hypothesized for distinct strategy uses (</w:t>
      </w:r>
      <w:r w:rsidR="00912241">
        <w:rPr>
          <w:rFonts w:ascii="Times New Roman" w:hAnsi="Times New Roman" w:cs="Times New Roman"/>
          <w:sz w:val="24"/>
          <w:szCs w:val="24"/>
        </w:rPr>
        <w:t>2</w:t>
      </w:r>
      <w:r w:rsidR="00581542">
        <w:rPr>
          <w:rFonts w:ascii="Times New Roman" w:hAnsi="Times New Roman" w:cs="Times New Roman"/>
          <w:sz w:val="24"/>
          <w:szCs w:val="24"/>
        </w:rPr>
        <w:t xml:space="preserve">b), including effortful counting strategies (S1; </w:t>
      </w:r>
      <w:proofErr w:type="spellStart"/>
      <w:r w:rsidR="00581542">
        <w:rPr>
          <w:rFonts w:ascii="Times New Roman" w:hAnsi="Times New Roman" w:cs="Times New Roman"/>
          <w:sz w:val="24"/>
          <w:szCs w:val="24"/>
        </w:rPr>
        <w:t>dlPFC</w:t>
      </w:r>
      <w:proofErr w:type="spellEnd"/>
      <w:r w:rsidR="006E2087">
        <w:rPr>
          <w:rFonts w:ascii="Times New Roman" w:hAnsi="Times New Roman" w:cs="Times New Roman"/>
          <w:sz w:val="24"/>
          <w:szCs w:val="24"/>
        </w:rPr>
        <w:t>)</w:t>
      </w:r>
      <w:r w:rsidR="00581542">
        <w:rPr>
          <w:rFonts w:ascii="Times New Roman" w:hAnsi="Times New Roman" w:cs="Times New Roman"/>
          <w:sz w:val="24"/>
          <w:szCs w:val="24"/>
        </w:rPr>
        <w:t xml:space="preserve">, hippocampal-dependent </w:t>
      </w:r>
      <w:r w:rsidR="006E2087">
        <w:rPr>
          <w:rFonts w:ascii="Times New Roman" w:hAnsi="Times New Roman" w:cs="Times New Roman"/>
          <w:sz w:val="24"/>
          <w:szCs w:val="24"/>
        </w:rPr>
        <w:t xml:space="preserve">associative </w:t>
      </w:r>
      <w:r w:rsidR="00581542">
        <w:rPr>
          <w:rFonts w:ascii="Times New Roman" w:hAnsi="Times New Roman" w:cs="Times New Roman"/>
          <w:sz w:val="24"/>
          <w:szCs w:val="24"/>
        </w:rPr>
        <w:t>memory retrieval (S2; MTL),</w:t>
      </w:r>
      <w:r w:rsidR="006E2087">
        <w:rPr>
          <w:rFonts w:ascii="Times New Roman" w:hAnsi="Times New Roman" w:cs="Times New Roman"/>
          <w:sz w:val="24"/>
          <w:szCs w:val="24"/>
        </w:rPr>
        <w:t xml:space="preserve"> and</w:t>
      </w:r>
      <w:r w:rsidR="00581542">
        <w:rPr>
          <w:rFonts w:ascii="Times New Roman" w:hAnsi="Times New Roman" w:cs="Times New Roman"/>
          <w:sz w:val="24"/>
          <w:szCs w:val="24"/>
        </w:rPr>
        <w:t xml:space="preserve"> hippocampal-independent </w:t>
      </w:r>
      <w:r w:rsidR="006E2087">
        <w:rPr>
          <w:rFonts w:ascii="Times New Roman" w:hAnsi="Times New Roman" w:cs="Times New Roman"/>
          <w:sz w:val="24"/>
          <w:szCs w:val="24"/>
        </w:rPr>
        <w:t>fact</w:t>
      </w:r>
      <w:r w:rsidR="00581542">
        <w:rPr>
          <w:rFonts w:ascii="Times New Roman" w:hAnsi="Times New Roman" w:cs="Times New Roman"/>
          <w:sz w:val="24"/>
          <w:szCs w:val="24"/>
        </w:rPr>
        <w:t xml:space="preserve"> memory retrieval (S3, PPC</w:t>
      </w:r>
      <w:r w:rsidR="006E2087">
        <w:rPr>
          <w:rFonts w:ascii="Times New Roman" w:hAnsi="Times New Roman" w:cs="Times New Roman"/>
          <w:sz w:val="24"/>
          <w:szCs w:val="24"/>
        </w:rPr>
        <w:t>)</w:t>
      </w:r>
      <w:r w:rsidR="00581542">
        <w:rPr>
          <w:rFonts w:ascii="Times New Roman" w:hAnsi="Times New Roman" w:cs="Times New Roman"/>
          <w:sz w:val="24"/>
          <w:szCs w:val="24"/>
          <w:lang w:eastAsia="zh-CN"/>
        </w:rPr>
        <w:t>.</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By manipulating the additional potentiation</w:t>
      </w:r>
      <w:ins w:id="152" w:author="Honolulu" w:date="2015-09-19T19:28:00Z">
        <w:r w:rsidR="00F9587F">
          <w:rPr>
            <w:rFonts w:ascii="Times New Roman" w:hAnsi="Times New Roman" w:cs="Times New Roman" w:hint="eastAsia"/>
            <w:sz w:val="24"/>
            <w:szCs w:val="24"/>
            <w:lang w:eastAsia="zh-CN"/>
          </w:rPr>
          <w:t xml:space="preserve"> </w:t>
        </w:r>
        <w:del w:id="153" w:author="Jeff Shrager" w:date="2015-09-20T08:50:00Z">
          <w:r w:rsidR="00F9587F" w:rsidDel="00831D6A">
            <w:rPr>
              <w:rFonts w:ascii="Times New Roman" w:hAnsi="Times New Roman" w:cs="Times New Roman" w:hint="eastAsia"/>
              <w:sz w:val="24"/>
              <w:szCs w:val="24"/>
              <w:lang w:eastAsia="zh-CN"/>
            </w:rPr>
            <w:delText xml:space="preserve"> </w:delText>
          </w:r>
        </w:del>
        <w:r w:rsidR="00F9587F">
          <w:rPr>
            <w:rFonts w:ascii="Times New Roman" w:hAnsi="Times New Roman" w:cs="Times New Roman" w:hint="eastAsia"/>
            <w:sz w:val="24"/>
            <w:szCs w:val="24"/>
            <w:lang w:eastAsia="zh-CN"/>
          </w:rPr>
          <w:t>from controlling units</w:t>
        </w:r>
      </w:ins>
      <w:r w:rsidR="00581542">
        <w:rPr>
          <w:rFonts w:ascii="Times New Roman" w:hAnsi="Times New Roman" w:cs="Times New Roman"/>
          <w:sz w:val="24"/>
          <w:szCs w:val="24"/>
          <w:lang w:eastAsia="zh-CN"/>
        </w:rPr>
        <w:t xml:space="preserve">, </w:t>
      </w:r>
      <w:r w:rsidR="006014E9">
        <w:rPr>
          <w:rFonts w:ascii="Times New Roman" w:hAnsi="Times New Roman" w:cs="Times New Roman"/>
          <w:sz w:val="24"/>
          <w:szCs w:val="24"/>
          <w:lang w:eastAsia="zh-CN"/>
        </w:rPr>
        <w:t>t</w:t>
      </w:r>
      <w:r w:rsidR="00581542">
        <w:rPr>
          <w:rFonts w:ascii="Times New Roman" w:hAnsi="Times New Roman" w:cs="Times New Roman"/>
          <w:sz w:val="24"/>
          <w:szCs w:val="24"/>
          <w:lang w:eastAsia="zh-CN"/>
        </w:rPr>
        <w:t>he processing efficiency of each neuro-pathway for strategy use</w:t>
      </w:r>
      <w:r w:rsidR="006014E9">
        <w:rPr>
          <w:rFonts w:ascii="Times New Roman" w:hAnsi="Times New Roman" w:cs="Times New Roman"/>
          <w:sz w:val="24"/>
          <w:szCs w:val="24"/>
          <w:lang w:eastAsia="zh-CN"/>
        </w:rPr>
        <w:t xml:space="preserve"> is manipulated to </w:t>
      </w:r>
      <w:r w:rsidR="00581542">
        <w:rPr>
          <w:rFonts w:ascii="Times New Roman" w:hAnsi="Times New Roman" w:cs="Times New Roman"/>
          <w:sz w:val="24"/>
          <w:szCs w:val="24"/>
          <w:lang w:eastAsia="zh-CN"/>
        </w:rPr>
        <w:t xml:space="preserve">test the performance and </w:t>
      </w:r>
      <w:r w:rsidR="006014E9">
        <w:rPr>
          <w:rFonts w:ascii="Times New Roman" w:hAnsi="Times New Roman" w:cs="Times New Roman"/>
          <w:sz w:val="24"/>
          <w:szCs w:val="24"/>
          <w:lang w:eastAsia="zh-CN"/>
        </w:rPr>
        <w:t>neural activitie</w:t>
      </w:r>
      <w:r w:rsidR="00581542">
        <w:rPr>
          <w:rFonts w:ascii="Times New Roman" w:hAnsi="Times New Roman" w:cs="Times New Roman"/>
          <w:sz w:val="24"/>
          <w:szCs w:val="24"/>
          <w:lang w:eastAsia="zh-CN"/>
        </w:rPr>
        <w:t xml:space="preserve">s of child-like (i.e., recruiting more inefficient pathways) and adult-like models (i.e., recruiting more efficient pathways) after </w:t>
      </w:r>
      <w:del w:id="154" w:author="Jeff Shrager" w:date="2015-09-20T08:50:00Z">
        <w:r w:rsidR="00581542" w:rsidDel="00831D6A">
          <w:rPr>
            <w:rFonts w:ascii="Times New Roman" w:hAnsi="Times New Roman" w:cs="Times New Roman"/>
            <w:sz w:val="24"/>
            <w:szCs w:val="24"/>
            <w:lang w:eastAsia="zh-CN"/>
          </w:rPr>
          <w:delText xml:space="preserve">training to </w:delText>
        </w:r>
        <w:r w:rsidR="006014E9" w:rsidDel="00831D6A">
          <w:rPr>
            <w:rFonts w:ascii="Times New Roman" w:hAnsi="Times New Roman" w:cs="Times New Roman"/>
            <w:sz w:val="24"/>
            <w:szCs w:val="24"/>
            <w:lang w:eastAsia="zh-CN"/>
          </w:rPr>
          <w:delText>solve</w:delText>
        </w:r>
      </w:del>
      <w:ins w:id="155" w:author="Jeff Shrager" w:date="2015-09-20T08:50:00Z">
        <w:r w:rsidR="00831D6A">
          <w:rPr>
            <w:rFonts w:ascii="Times New Roman" w:hAnsi="Times New Roman" w:cs="Times New Roman"/>
            <w:sz w:val="24"/>
            <w:szCs w:val="24"/>
            <w:lang w:eastAsia="zh-CN"/>
          </w:rPr>
          <w:t>practice solving</w:t>
        </w:r>
      </w:ins>
      <w:r w:rsidR="00581542">
        <w:rPr>
          <w:rFonts w:ascii="Times New Roman" w:hAnsi="Times New Roman" w:cs="Times New Roman"/>
          <w:sz w:val="24"/>
          <w:szCs w:val="24"/>
          <w:lang w:eastAsia="zh-CN"/>
        </w:rPr>
        <w:t xml:space="preserve"> simple </w:t>
      </w:r>
      <w:r w:rsidR="00581542">
        <w:rPr>
          <w:rFonts w:ascii="Times New Roman" w:hAnsi="Times New Roman" w:cs="Times New Roman"/>
          <w:sz w:val="24"/>
          <w:szCs w:val="24"/>
          <w:lang w:eastAsia="zh-CN"/>
        </w:rPr>
        <w:lastRenderedPageBreak/>
        <w:t>addition</w:t>
      </w:r>
      <w:r w:rsidR="006014E9">
        <w:rPr>
          <w:rFonts w:ascii="Times New Roman" w:hAnsi="Times New Roman" w:cs="Times New Roman"/>
          <w:sz w:val="24"/>
          <w:szCs w:val="24"/>
          <w:lang w:eastAsia="zh-CN"/>
        </w:rPr>
        <w:t xml:space="preserve"> problem</w:t>
      </w:r>
      <w:r w:rsidR="00581542">
        <w:rPr>
          <w:rFonts w:ascii="Times New Roman" w:hAnsi="Times New Roman" w:cs="Times New Roman"/>
          <w:sz w:val="24"/>
          <w:szCs w:val="24"/>
          <w:lang w:eastAsia="zh-CN"/>
        </w:rPr>
        <w:t>s.</w:t>
      </w:r>
    </w:p>
    <w:p w14:paraId="4C5820B0" w14:textId="355199DC"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001B129B" w:rsidRPr="001B129B">
        <w:rPr>
          <w:rFonts w:ascii="Times New Roman" w:hAnsi="Times New Roman" w:cs="Times New Roman"/>
          <w:b/>
          <w:i/>
          <w:sz w:val="24"/>
          <w:szCs w:val="24"/>
          <w:lang w:eastAsia="zh-CN"/>
        </w:rPr>
        <w:t xml:space="preserve">Behavior and </w:t>
      </w:r>
      <w:r>
        <w:rPr>
          <w:rFonts w:ascii="Times New Roman" w:hAnsi="Times New Roman" w:cs="Times New Roman"/>
          <w:b/>
          <w:i/>
          <w:sz w:val="24"/>
          <w:szCs w:val="24"/>
          <w:lang w:eastAsia="zh-CN"/>
        </w:rPr>
        <w:t>neuro</w:t>
      </w:r>
      <w:r w:rsidR="001B129B" w:rsidRPr="001B129B">
        <w:rPr>
          <w:rFonts w:ascii="Times New Roman" w:hAnsi="Times New Roman" w:cs="Times New Roman"/>
          <w:b/>
          <w:i/>
          <w:sz w:val="24"/>
          <w:szCs w:val="24"/>
          <w:lang w:eastAsia="zh-CN"/>
        </w:rPr>
        <w:t>imaging</w:t>
      </w:r>
      <w:del w:id="156" w:author="Jeff Shrager" w:date="2015-09-20T09:03:00Z">
        <w:r w:rsidR="001B129B" w:rsidRPr="001B129B" w:rsidDel="00887222">
          <w:rPr>
            <w:rFonts w:ascii="Times New Roman" w:hAnsi="Times New Roman" w:cs="Times New Roman"/>
            <w:b/>
            <w:i/>
            <w:sz w:val="24"/>
            <w:szCs w:val="24"/>
            <w:lang w:eastAsia="zh-CN"/>
          </w:rPr>
          <w:delText xml:space="preserve"> </w:delText>
        </w:r>
        <w:r w:rsidDel="00887222">
          <w:rPr>
            <w:rFonts w:ascii="Times New Roman" w:hAnsi="Times New Roman" w:cs="Times New Roman"/>
            <w:b/>
            <w:i/>
            <w:sz w:val="24"/>
            <w:szCs w:val="24"/>
            <w:lang w:eastAsia="zh-CN"/>
          </w:rPr>
          <w:delText xml:space="preserve">study </w:delText>
        </w:r>
        <w:r w:rsidR="001B129B" w:rsidRPr="001B129B" w:rsidDel="00887222">
          <w:rPr>
            <w:rFonts w:ascii="Times New Roman" w:hAnsi="Times New Roman" w:cs="Times New Roman"/>
            <w:b/>
            <w:i/>
            <w:sz w:val="24"/>
            <w:szCs w:val="24"/>
            <w:lang w:eastAsia="zh-CN"/>
          </w:rPr>
          <w:delText>proposal</w:delText>
        </w:r>
      </w:del>
      <w:r>
        <w:rPr>
          <w:rFonts w:ascii="Times New Roman" w:hAnsi="Times New Roman" w:cs="Times New Roman"/>
          <w:sz w:val="24"/>
          <w:szCs w:val="24"/>
          <w:lang w:eastAsia="zh-CN"/>
        </w:rPr>
        <w:t xml:space="preserve">. </w:t>
      </w:r>
      <w:del w:id="157" w:author="Jeff Shrager" w:date="2015-09-20T08:51:00Z">
        <w:r w:rsidDel="00831D6A">
          <w:rPr>
            <w:rFonts w:ascii="Times New Roman" w:hAnsi="Times New Roman" w:cs="Times New Roman"/>
            <w:sz w:val="24"/>
            <w:szCs w:val="24"/>
            <w:lang w:eastAsia="zh-CN"/>
          </w:rPr>
          <w:delText>In order to validate the model</w:delText>
        </w:r>
      </w:del>
      <w:del w:id="158" w:author="Jeff Shrager" w:date="2015-09-20T08:50:00Z">
        <w:r w:rsidDel="00831D6A">
          <w:rPr>
            <w:rFonts w:ascii="Times New Roman" w:hAnsi="Times New Roman" w:cs="Times New Roman"/>
            <w:sz w:val="24"/>
            <w:szCs w:val="24"/>
            <w:lang w:eastAsia="zh-CN"/>
          </w:rPr>
          <w:delText xml:space="preserve"> behaviors</w:delText>
        </w:r>
      </w:del>
      <w:del w:id="159" w:author="Jeff Shrager" w:date="2015-09-20T08:51:00Z">
        <w:r w:rsidDel="00831D6A">
          <w:rPr>
            <w:rFonts w:ascii="Times New Roman" w:hAnsi="Times New Roman" w:cs="Times New Roman"/>
            <w:sz w:val="24"/>
            <w:szCs w:val="24"/>
            <w:lang w:eastAsia="zh-CN"/>
          </w:rPr>
          <w:delText xml:space="preserve">, </w:delText>
        </w:r>
      </w:del>
      <w:r>
        <w:rPr>
          <w:rFonts w:ascii="Times New Roman" w:hAnsi="Times New Roman" w:cs="Times New Roman"/>
          <w:sz w:val="24"/>
          <w:szCs w:val="24"/>
          <w:lang w:eastAsia="zh-CN"/>
        </w:rPr>
        <w:t xml:space="preserve">I will re-analyze </w:t>
      </w:r>
      <w:r w:rsidR="001B129B" w:rsidRPr="001B129B">
        <w:rPr>
          <w:rFonts w:ascii="Times New Roman" w:hAnsi="Times New Roman" w:cs="Times New Roman"/>
          <w:i/>
          <w:sz w:val="24"/>
          <w:szCs w:val="24"/>
          <w:u w:val="single"/>
          <w:lang w:eastAsia="zh-CN"/>
        </w:rPr>
        <w:t>behavioral</w:t>
      </w:r>
      <w:r>
        <w:rPr>
          <w:rFonts w:ascii="Times New Roman" w:hAnsi="Times New Roman" w:cs="Times New Roman"/>
          <w:sz w:val="24"/>
          <w:szCs w:val="24"/>
          <w:lang w:eastAsia="zh-CN"/>
        </w:rPr>
        <w:t xml:space="preserve"> data (e.g., accuracy, response latency, inter-problem variability, etc.) and </w:t>
      </w:r>
      <w:r w:rsidR="001B129B" w:rsidRPr="001B129B">
        <w:rPr>
          <w:rFonts w:ascii="Times New Roman" w:hAnsi="Times New Roman" w:cs="Times New Roman"/>
          <w:i/>
          <w:sz w:val="24"/>
          <w:szCs w:val="24"/>
          <w:u w:val="single"/>
          <w:lang w:eastAsia="zh-CN"/>
        </w:rPr>
        <w:t>neuroimaging</w:t>
      </w:r>
      <w:r>
        <w:rPr>
          <w:rFonts w:ascii="Times New Roman" w:hAnsi="Times New Roman" w:cs="Times New Roman"/>
          <w:sz w:val="24"/>
          <w:szCs w:val="24"/>
          <w:lang w:eastAsia="zh-CN"/>
        </w:rPr>
        <w:t xml:space="preserve"> data (e.g., functional activation, representational stability, etc.) from Qin et al. (2014) to </w:t>
      </w:r>
      <w:del w:id="160" w:author="Jeff Shrager" w:date="2015-09-20T08:51:00Z">
        <w:r w:rsidDel="00831D6A">
          <w:rPr>
            <w:rFonts w:ascii="Times New Roman" w:hAnsi="Times New Roman" w:cs="Times New Roman"/>
            <w:sz w:val="24"/>
            <w:szCs w:val="24"/>
            <w:lang w:eastAsia="zh-CN"/>
          </w:rPr>
          <w:delText xml:space="preserve">show </w:delText>
        </w:r>
      </w:del>
      <w:ins w:id="161" w:author="Jeff Shrager" w:date="2015-09-20T08:51:00Z">
        <w:r w:rsidR="00831D6A">
          <w:rPr>
            <w:rFonts w:ascii="Times New Roman" w:hAnsi="Times New Roman" w:cs="Times New Roman"/>
            <w:sz w:val="24"/>
            <w:szCs w:val="24"/>
            <w:lang w:eastAsia="zh-CN"/>
          </w:rPr>
          <w:t>evaluate</w:t>
        </w:r>
        <w:r w:rsidR="00831D6A">
          <w:rPr>
            <w:rFonts w:ascii="Times New Roman" w:hAnsi="Times New Roman" w:cs="Times New Roman"/>
            <w:sz w:val="24"/>
            <w:szCs w:val="24"/>
            <w:lang w:eastAsia="zh-CN"/>
          </w:rPr>
          <w:t xml:space="preserve"> </w:t>
        </w:r>
      </w:ins>
      <w:r>
        <w:rPr>
          <w:rFonts w:ascii="Times New Roman" w:hAnsi="Times New Roman" w:cs="Times New Roman"/>
          <w:sz w:val="24"/>
          <w:szCs w:val="24"/>
          <w:lang w:eastAsia="zh-CN"/>
        </w:rPr>
        <w:t xml:space="preserve">the </w:t>
      </w:r>
      <w:ins w:id="162" w:author="Jeff Shrager" w:date="2015-09-20T08:51:00Z">
        <w:r w:rsidR="00831D6A">
          <w:rPr>
            <w:rFonts w:ascii="Times New Roman" w:hAnsi="Times New Roman" w:cs="Times New Roman"/>
            <w:sz w:val="24"/>
            <w:szCs w:val="24"/>
            <w:lang w:eastAsia="zh-CN"/>
          </w:rPr>
          <w:t xml:space="preserve">model in terms of </w:t>
        </w:r>
      </w:ins>
      <w:r>
        <w:rPr>
          <w:rFonts w:ascii="Times New Roman" w:hAnsi="Times New Roman" w:cs="Times New Roman"/>
          <w:sz w:val="24"/>
          <w:szCs w:val="24"/>
          <w:lang w:eastAsia="zh-CN"/>
        </w:rPr>
        <w:t>developmental changes in behavioral efficiency and the brain involvement from prefrontal to parietal cortices</w:t>
      </w:r>
      <w:del w:id="163" w:author="Jeff Shrager" w:date="2015-09-20T08:51:00Z">
        <w:r w:rsidDel="00831D6A">
          <w:rPr>
            <w:rFonts w:ascii="Times New Roman" w:hAnsi="Times New Roman" w:cs="Times New Roman"/>
            <w:sz w:val="24"/>
            <w:szCs w:val="24"/>
            <w:lang w:eastAsia="zh-CN"/>
          </w:rPr>
          <w:delText xml:space="preserve"> </w:delText>
        </w:r>
        <w:r w:rsidR="006014E9" w:rsidDel="00831D6A">
          <w:rPr>
            <w:rFonts w:ascii="Times New Roman" w:hAnsi="Times New Roman" w:cs="Times New Roman"/>
            <w:sz w:val="24"/>
            <w:szCs w:val="24"/>
            <w:lang w:eastAsia="zh-CN"/>
          </w:rPr>
          <w:delText>over development</w:delText>
        </w:r>
      </w:del>
      <w:r>
        <w:rPr>
          <w:rFonts w:ascii="Times New Roman" w:hAnsi="Times New Roman" w:cs="Times New Roman"/>
          <w:sz w:val="24"/>
          <w:szCs w:val="24"/>
          <w:lang w:eastAsia="zh-CN"/>
        </w:rPr>
        <w:t>.</w:t>
      </w:r>
      <w:r w:rsidR="00E021A3">
        <w:rPr>
          <w:rFonts w:ascii="Times New Roman" w:hAnsi="Times New Roman" w:cs="Times New Roman"/>
          <w:sz w:val="24"/>
          <w:szCs w:val="24"/>
          <w:lang w:eastAsia="zh-CN"/>
        </w:rPr>
        <w:t xml:space="preserve"> </w:t>
      </w:r>
    </w:p>
    <w:p w14:paraId="6BEAE17E" w14:textId="3DF05FBB" w:rsidR="002A4A3A" w:rsidRDefault="001B2659" w:rsidP="00635A0E">
      <w:pPr>
        <w:spacing w:after="0" w:line="240" w:lineRule="auto"/>
        <w:rPr>
          <w:rFonts w:ascii="Times New Roman" w:hAnsi="Times New Roman" w:cs="Times New Roman"/>
          <w:sz w:val="24"/>
          <w:szCs w:val="24"/>
          <w:lang w:eastAsia="zh-CN"/>
        </w:rPr>
      </w:pPr>
      <w:r>
        <w:rPr>
          <w:rFonts w:ascii="Times New Roman" w:hAnsi="Times New Roman" w:cs="Times New Roman"/>
          <w:noProof/>
          <w:sz w:val="24"/>
          <w:szCs w:val="24"/>
        </w:rPr>
        <w:drawing>
          <wp:anchor distT="0" distB="0" distL="114300" distR="114300" simplePos="0" relativeHeight="251681792" behindDoc="1" locked="0" layoutInCell="1" allowOverlap="1" wp14:anchorId="5FDD3530" wp14:editId="444E6C92">
            <wp:simplePos x="0" y="0"/>
            <wp:positionH relativeFrom="column">
              <wp:posOffset>-279</wp:posOffset>
            </wp:positionH>
            <wp:positionV relativeFrom="paragraph">
              <wp:posOffset>582041</wp:posOffset>
            </wp:positionV>
            <wp:extent cx="2488565" cy="2234565"/>
            <wp:effectExtent l="0" t="0" r="0" b="0"/>
            <wp:wrapTight wrapText="bothSides">
              <wp:wrapPolygon edited="0">
                <wp:start x="0" y="0"/>
                <wp:lineTo x="0" y="21361"/>
                <wp:lineTo x="21495" y="21361"/>
                <wp:lineTo x="2149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3.bmp"/>
                    <pic:cNvPicPr/>
                  </pic:nvPicPr>
                  <pic:blipFill>
                    <a:blip r:embed="rId11">
                      <a:extLst>
                        <a:ext uri="{28A0092B-C50C-407E-A947-70E740481C1C}">
                          <a14:useLocalDpi xmlns:a14="http://schemas.microsoft.com/office/drawing/2010/main" val="0"/>
                        </a:ext>
                      </a:extLst>
                    </a:blip>
                    <a:stretch>
                      <a:fillRect/>
                    </a:stretch>
                  </pic:blipFill>
                  <pic:spPr>
                    <a:xfrm>
                      <a:off x="0" y="0"/>
                      <a:ext cx="2488565" cy="2234565"/>
                    </a:xfrm>
                    <a:prstGeom prst="rect">
                      <a:avLst/>
                    </a:prstGeom>
                  </pic:spPr>
                </pic:pic>
              </a:graphicData>
            </a:graphic>
          </wp:anchor>
        </w:drawing>
      </w:r>
      <w:r w:rsidR="00581542">
        <w:rPr>
          <w:rFonts w:ascii="Times New Roman" w:hAnsi="Times New Roman" w:cs="Times New Roman"/>
          <w:b/>
          <w:sz w:val="24"/>
          <w:szCs w:val="24"/>
          <w:u w:val="single"/>
          <w:lang w:eastAsia="zh-CN"/>
        </w:rPr>
        <w:t>Part</w:t>
      </w:r>
      <w:r w:rsidR="00581542">
        <w:rPr>
          <w:rFonts w:ascii="Times New Roman" w:hAnsi="Times New Roman" w:cs="Times New Roman"/>
          <w:b/>
          <w:sz w:val="24"/>
          <w:szCs w:val="24"/>
          <w:u w:val="single"/>
        </w:rPr>
        <w:t xml:space="preserve"> 2</w:t>
      </w:r>
      <w:r w:rsidR="00581542">
        <w:rPr>
          <w:rFonts w:ascii="Times New Roman" w:hAnsi="Times New Roman" w:cs="Times New Roman"/>
          <w:b/>
          <w:sz w:val="24"/>
          <w:szCs w:val="24"/>
          <w:u w:val="single"/>
          <w:lang w:eastAsia="zh-CN"/>
        </w:rPr>
        <w:t>.</w:t>
      </w:r>
      <w:r w:rsidR="00581542">
        <w:rPr>
          <w:rFonts w:ascii="Times New Roman" w:hAnsi="Times New Roman" w:cs="Times New Roman"/>
          <w:b/>
          <w:sz w:val="24"/>
          <w:szCs w:val="24"/>
          <w:u w:val="single"/>
        </w:rPr>
        <w:t xml:space="preserve"> </w:t>
      </w:r>
      <w:del w:id="164" w:author="Jeff Shrager" w:date="2015-09-20T08:52:00Z">
        <w:r w:rsidR="00581542" w:rsidDel="00B85939">
          <w:rPr>
            <w:rFonts w:ascii="Times New Roman" w:hAnsi="Times New Roman" w:cs="Times New Roman"/>
            <w:sz w:val="24"/>
            <w:szCs w:val="24"/>
          </w:rPr>
          <w:delText xml:space="preserve">In order to explain </w:delText>
        </w:r>
        <w:r w:rsidR="006014E9" w:rsidDel="00B85939">
          <w:rPr>
            <w:rFonts w:ascii="Times New Roman" w:hAnsi="Times New Roman" w:cs="Times New Roman"/>
            <w:sz w:val="24"/>
            <w:szCs w:val="24"/>
          </w:rPr>
          <w:delText>the development</w:delText>
        </w:r>
        <w:r w:rsidR="00581542" w:rsidDel="00B85939">
          <w:rPr>
            <w:rFonts w:ascii="Times New Roman" w:hAnsi="Times New Roman" w:cs="Times New Roman"/>
            <w:sz w:val="24"/>
            <w:szCs w:val="24"/>
          </w:rPr>
          <w:delText xml:space="preserve"> and </w:delText>
        </w:r>
        <w:r w:rsidR="006014E9" w:rsidDel="00B85939">
          <w:rPr>
            <w:rFonts w:ascii="Times New Roman" w:hAnsi="Times New Roman" w:cs="Times New Roman"/>
            <w:sz w:val="24"/>
            <w:szCs w:val="24"/>
          </w:rPr>
          <w:delText xml:space="preserve">the causes of </w:delText>
        </w:r>
        <w:r w:rsidR="00581542" w:rsidDel="00B85939">
          <w:rPr>
            <w:rFonts w:ascii="Times New Roman" w:hAnsi="Times New Roman" w:cs="Times New Roman"/>
            <w:sz w:val="24"/>
            <w:szCs w:val="24"/>
          </w:rPr>
          <w:delText>strategy uses</w:delText>
        </w:r>
        <w:r w:rsidR="006014E9" w:rsidDel="00B85939">
          <w:rPr>
            <w:rFonts w:ascii="Times New Roman" w:hAnsi="Times New Roman" w:cs="Times New Roman"/>
            <w:sz w:val="24"/>
            <w:szCs w:val="24"/>
          </w:rPr>
          <w:delText xml:space="preserve"> and shifts</w:delText>
        </w:r>
        <w:r w:rsidR="00581542" w:rsidDel="00B85939">
          <w:rPr>
            <w:rFonts w:ascii="Times New Roman" w:hAnsi="Times New Roman" w:cs="Times New Roman"/>
            <w:sz w:val="24"/>
            <w:szCs w:val="24"/>
          </w:rPr>
          <w:delText xml:space="preserve">, </w:delText>
        </w:r>
      </w:del>
      <w:r w:rsidR="00635A0E">
        <w:rPr>
          <w:rFonts w:ascii="Times New Roman" w:hAnsi="Times New Roman" w:cs="Times New Roman"/>
          <w:sz w:val="24"/>
          <w:szCs w:val="24"/>
        </w:rPr>
        <w:t>I</w:t>
      </w:r>
      <w:r w:rsidR="00581542">
        <w:rPr>
          <w:rFonts w:ascii="Times New Roman" w:hAnsi="Times New Roman" w:cs="Times New Roman"/>
          <w:sz w:val="24"/>
          <w:szCs w:val="24"/>
        </w:rPr>
        <w:t xml:space="preserve"> </w:t>
      </w:r>
      <w:r w:rsidR="00635A0E">
        <w:rPr>
          <w:rFonts w:ascii="Times New Roman" w:hAnsi="Times New Roman" w:cs="Times New Roman"/>
          <w:sz w:val="24"/>
          <w:szCs w:val="24"/>
        </w:rPr>
        <w:t>will</w:t>
      </w:r>
      <w:r w:rsidR="00581542">
        <w:rPr>
          <w:rFonts w:ascii="Times New Roman" w:hAnsi="Times New Roman" w:cs="Times New Roman"/>
          <w:sz w:val="24"/>
          <w:szCs w:val="24"/>
        </w:rPr>
        <w:t xml:space="preserve"> extend the NN model</w:t>
      </w:r>
      <w:del w:id="165" w:author="Jeff Shrager" w:date="2015-09-20T08:52:00Z">
        <w:r w:rsidR="00581542" w:rsidDel="00B85939">
          <w:rPr>
            <w:rFonts w:ascii="Times New Roman" w:hAnsi="Times New Roman" w:cs="Times New Roman"/>
            <w:sz w:val="24"/>
            <w:szCs w:val="24"/>
          </w:rPr>
          <w:delText>s</w:delText>
        </w:r>
      </w:del>
      <w:r w:rsidR="00581542">
        <w:rPr>
          <w:rFonts w:ascii="Times New Roman" w:hAnsi="Times New Roman" w:cs="Times New Roman"/>
          <w:sz w:val="24"/>
          <w:szCs w:val="24"/>
        </w:rPr>
        <w:t xml:space="preserve"> to </w:t>
      </w:r>
      <w:del w:id="166" w:author="Jeff Shrager" w:date="2015-09-20T08:52:00Z">
        <w:r w:rsidR="00581542" w:rsidDel="00B85939">
          <w:rPr>
            <w:rFonts w:ascii="Times New Roman" w:hAnsi="Times New Roman" w:cs="Times New Roman"/>
            <w:sz w:val="24"/>
            <w:szCs w:val="24"/>
          </w:rPr>
          <w:delText>a more</w:delText>
        </w:r>
        <w:r w:rsidR="00635A0E" w:rsidDel="00B85939">
          <w:rPr>
            <w:rFonts w:ascii="Times New Roman" w:hAnsi="Times New Roman" w:cs="Times New Roman"/>
            <w:sz w:val="24"/>
            <w:szCs w:val="24"/>
          </w:rPr>
          <w:delText xml:space="preserve"> </w:delText>
        </w:r>
        <w:r w:rsidR="00581542" w:rsidDel="00B85939">
          <w:rPr>
            <w:rFonts w:ascii="Times New Roman" w:hAnsi="Times New Roman" w:cs="Times New Roman"/>
            <w:sz w:val="24"/>
            <w:szCs w:val="24"/>
          </w:rPr>
          <w:delText xml:space="preserve">neurally-faithful way by </w:delText>
        </w:r>
      </w:del>
      <w:r w:rsidR="00581542">
        <w:rPr>
          <w:rFonts w:ascii="Times New Roman" w:hAnsi="Times New Roman" w:cs="Times New Roman"/>
          <w:sz w:val="24"/>
          <w:szCs w:val="24"/>
        </w:rPr>
        <w:t>includ</w:t>
      </w:r>
      <w:ins w:id="167" w:author="Jeff Shrager" w:date="2015-09-20T08:52:00Z">
        <w:r w:rsidR="00B85939">
          <w:rPr>
            <w:rFonts w:ascii="Times New Roman" w:hAnsi="Times New Roman" w:cs="Times New Roman"/>
            <w:sz w:val="24"/>
            <w:szCs w:val="24"/>
          </w:rPr>
          <w:t>e recent understanding of the involvement of</w:t>
        </w:r>
      </w:ins>
      <w:del w:id="168" w:author="Jeff Shrager" w:date="2015-09-20T08:52:00Z">
        <w:r w:rsidR="00581542" w:rsidDel="00B85939">
          <w:rPr>
            <w:rFonts w:ascii="Times New Roman" w:hAnsi="Times New Roman" w:cs="Times New Roman"/>
            <w:sz w:val="24"/>
            <w:szCs w:val="24"/>
          </w:rPr>
          <w:delText>ing</w:delText>
        </w:r>
      </w:del>
      <w:r w:rsidR="00581542">
        <w:rPr>
          <w:rFonts w:ascii="Times New Roman" w:hAnsi="Times New Roman" w:cs="Times New Roman"/>
          <w:sz w:val="24"/>
          <w:szCs w:val="24"/>
        </w:rPr>
        <w:t xml:space="preserve"> other brain systems</w:t>
      </w:r>
      <w:ins w:id="169" w:author="Jeff Shrager" w:date="2015-09-20T08:52:00Z">
        <w:r w:rsidR="00B85939">
          <w:rPr>
            <w:rFonts w:ascii="Times New Roman" w:hAnsi="Times New Roman" w:cs="Times New Roman"/>
            <w:sz w:val="24"/>
            <w:szCs w:val="24"/>
          </w:rPr>
          <w:t>, especially</w:t>
        </w:r>
      </w:ins>
      <w:del w:id="170" w:author="Jeff Shrager" w:date="2015-09-20T08:52:00Z">
        <w:r w:rsidR="00581542" w:rsidDel="00B85939">
          <w:rPr>
            <w:rFonts w:ascii="Times New Roman" w:hAnsi="Times New Roman" w:cs="Times New Roman"/>
            <w:sz w:val="24"/>
            <w:szCs w:val="24"/>
          </w:rPr>
          <w:delText xml:space="preserve"> for</w:delText>
        </w:r>
      </w:del>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sensory</w:t>
      </w:r>
      <w:r w:rsidR="00581542">
        <w:rPr>
          <w:rFonts w:ascii="Times New Roman" w:hAnsi="Times New Roman" w:cs="Times New Roman"/>
          <w:sz w:val="24"/>
          <w:szCs w:val="24"/>
        </w:rPr>
        <w:t xml:space="preserve">, motor, </w:t>
      </w:r>
      <w:r w:rsidR="00581542">
        <w:rPr>
          <w:rFonts w:ascii="Times New Roman" w:hAnsi="Times New Roman" w:cs="Times New Roman"/>
          <w:sz w:val="24"/>
          <w:szCs w:val="24"/>
          <w:lang w:eastAsia="zh-CN"/>
        </w:rPr>
        <w:t>memory</w:t>
      </w:r>
      <w:ins w:id="171" w:author="Jeff Shrager" w:date="2015-09-20T08:52:00Z">
        <w:r w:rsidR="00B85939">
          <w:rPr>
            <w:rFonts w:ascii="Times New Roman" w:hAnsi="Times New Roman" w:cs="Times New Roman"/>
            <w:sz w:val="24"/>
            <w:szCs w:val="24"/>
            <w:lang w:eastAsia="zh-CN"/>
          </w:rPr>
          <w:t>,</w:t>
        </w:r>
      </w:ins>
      <w:r w:rsidR="00581542">
        <w:rPr>
          <w:rFonts w:ascii="Times New Roman" w:hAnsi="Times New Roman" w:cs="Times New Roman"/>
          <w:sz w:val="24"/>
          <w:szCs w:val="24"/>
          <w:lang w:eastAsia="zh-CN"/>
        </w:rPr>
        <w:t xml:space="preserve"> and control</w:t>
      </w:r>
      <w:r w:rsidR="00581542">
        <w:rPr>
          <w:rFonts w:ascii="Times New Roman" w:hAnsi="Times New Roman" w:cs="Times New Roman"/>
          <w:sz w:val="24"/>
          <w:szCs w:val="24"/>
        </w:rPr>
        <w:t xml:space="preserve"> processes</w:t>
      </w:r>
      <w:ins w:id="172" w:author="Jeff Shrager" w:date="2015-09-20T08:53:00Z">
        <w:r w:rsidR="00B85939">
          <w:rPr>
            <w:rFonts w:ascii="Times New Roman" w:hAnsi="Times New Roman" w:cs="Times New Roman"/>
            <w:sz w:val="24"/>
            <w:szCs w:val="24"/>
            <w:lang w:eastAsia="zh-CN"/>
          </w:rPr>
          <w:t>, and including external aspects of behavior, especially regarding phonological (hearing the problem) and visual</w:t>
        </w:r>
      </w:ins>
      <w:del w:id="173" w:author="Jeff Shrager" w:date="2015-09-20T08:53:00Z">
        <w:r w:rsidR="00581542" w:rsidDel="00B85939">
          <w:rPr>
            <w:rFonts w:ascii="Times New Roman" w:hAnsi="Times New Roman" w:cs="Times New Roman"/>
            <w:sz w:val="24"/>
            <w:szCs w:val="24"/>
            <w:lang w:eastAsia="zh-CN"/>
          </w:rPr>
          <w:delText>.</w:delText>
        </w:r>
      </w:del>
      <w:r w:rsidR="00581542">
        <w:rPr>
          <w:rFonts w:ascii="Times New Roman" w:hAnsi="Times New Roman" w:cs="Times New Roman"/>
          <w:sz w:val="24"/>
          <w:szCs w:val="24"/>
        </w:rPr>
        <w:t xml:space="preserve"> </w:t>
      </w:r>
      <w:ins w:id="174" w:author="Jeff Shrager" w:date="2015-09-20T08:53:00Z">
        <w:r w:rsidR="00B85939">
          <w:rPr>
            <w:rFonts w:ascii="Times New Roman" w:hAnsi="Times New Roman" w:cs="Times New Roman"/>
            <w:sz w:val="24"/>
            <w:szCs w:val="24"/>
          </w:rPr>
          <w:t xml:space="preserve">(finger counting) </w:t>
        </w:r>
        <w:proofErr w:type="spellStart"/>
        <w:r w:rsidR="00B85939">
          <w:rPr>
            <w:rFonts w:ascii="Times New Roman" w:hAnsi="Times New Roman" w:cs="Times New Roman"/>
            <w:sz w:val="24"/>
            <w:szCs w:val="24"/>
          </w:rPr>
          <w:t>involvment</w:t>
        </w:r>
        <w:proofErr w:type="spellEnd"/>
        <w:r w:rsidR="00B85939">
          <w:rPr>
            <w:rFonts w:ascii="Times New Roman" w:hAnsi="Times New Roman" w:cs="Times New Roman"/>
            <w:sz w:val="24"/>
            <w:szCs w:val="24"/>
          </w:rPr>
          <w:t>.</w:t>
        </w:r>
      </w:ins>
    </w:p>
    <w:p w14:paraId="2CD98BA5" w14:textId="6DEE43D2" w:rsidR="002A4A3A" w:rsidDel="00F9587F" w:rsidRDefault="001B129B" w:rsidP="00635A0E">
      <w:pPr>
        <w:spacing w:after="0" w:line="240" w:lineRule="auto"/>
        <w:rPr>
          <w:del w:id="175" w:author="Honolulu" w:date="2015-09-19T19:29:00Z"/>
          <w:rFonts w:ascii="Times New Roman" w:hAnsi="Times New Roman" w:cs="Times New Roman"/>
          <w:sz w:val="24"/>
          <w:szCs w:val="24"/>
          <w:lang w:eastAsia="zh-CN"/>
        </w:rPr>
      </w:pPr>
      <w:r w:rsidRPr="001B129B">
        <w:rPr>
          <w:rFonts w:ascii="Times New Roman" w:hAnsi="Times New Roman" w:cs="Times New Roman"/>
          <w:b/>
          <w:i/>
          <w:sz w:val="24"/>
          <w:szCs w:val="24"/>
          <w:lang w:eastAsia="zh-CN"/>
        </w:rPr>
        <w:t>Modeling</w:t>
      </w:r>
      <w:del w:id="176" w:author="Jeff Shrager" w:date="2015-09-20T09:03:00Z">
        <w:r w:rsidRPr="001B129B" w:rsidDel="00887222">
          <w:rPr>
            <w:rFonts w:ascii="Times New Roman" w:hAnsi="Times New Roman" w:cs="Times New Roman"/>
            <w:b/>
            <w:i/>
            <w:sz w:val="24"/>
            <w:szCs w:val="24"/>
            <w:lang w:eastAsia="zh-CN"/>
          </w:rPr>
          <w:delText xml:space="preserve"> study proposal</w:delText>
        </w:r>
      </w:del>
      <w:r w:rsidR="00581542">
        <w:rPr>
          <w:rFonts w:ascii="Times New Roman" w:hAnsi="Times New Roman" w:cs="Times New Roman"/>
          <w:sz w:val="24"/>
          <w:szCs w:val="24"/>
          <w:lang w:eastAsia="zh-CN"/>
        </w:rPr>
        <w:t>.</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 xml:space="preserve">I will </w:t>
      </w:r>
      <w:del w:id="177" w:author="Jeff Shrager" w:date="2015-09-20T09:05:00Z">
        <w:r w:rsidR="00581542" w:rsidDel="00173126">
          <w:rPr>
            <w:rFonts w:ascii="Times New Roman" w:hAnsi="Times New Roman" w:cs="Times New Roman"/>
            <w:sz w:val="24"/>
            <w:szCs w:val="24"/>
            <w:lang w:eastAsia="zh-CN"/>
          </w:rPr>
          <w:delText xml:space="preserve">integrate </w:delText>
        </w:r>
      </w:del>
      <w:ins w:id="178" w:author="Jeff Shrager" w:date="2015-09-20T09:05:00Z">
        <w:r w:rsidR="00173126">
          <w:rPr>
            <w:rFonts w:ascii="Times New Roman" w:hAnsi="Times New Roman" w:cs="Times New Roman"/>
            <w:sz w:val="24"/>
            <w:szCs w:val="24"/>
            <w:lang w:eastAsia="zh-CN"/>
          </w:rPr>
          <w:t>extend</w:t>
        </w:r>
        <w:r w:rsidR="00173126">
          <w:rPr>
            <w:rFonts w:ascii="Times New Roman" w:hAnsi="Times New Roman" w:cs="Times New Roman"/>
            <w:sz w:val="24"/>
            <w:szCs w:val="24"/>
            <w:lang w:eastAsia="zh-CN"/>
          </w:rPr>
          <w:t xml:space="preserve"> </w:t>
        </w:r>
      </w:ins>
      <w:r w:rsidR="00581542">
        <w:rPr>
          <w:rFonts w:ascii="Times New Roman" w:hAnsi="Times New Roman" w:cs="Times New Roman"/>
          <w:sz w:val="24"/>
          <w:szCs w:val="24"/>
          <w:lang w:eastAsia="zh-CN"/>
        </w:rPr>
        <w:t xml:space="preserve">the </w:t>
      </w:r>
      <w:del w:id="179" w:author="Jeff Shrager" w:date="2015-09-20T09:05:00Z">
        <w:r w:rsidR="00581542" w:rsidDel="00173126">
          <w:rPr>
            <w:rFonts w:ascii="Times New Roman" w:hAnsi="Times New Roman" w:cs="Times New Roman"/>
            <w:sz w:val="24"/>
            <w:szCs w:val="24"/>
            <w:lang w:eastAsia="zh-CN"/>
          </w:rPr>
          <w:delText>connectionist and system-control</w:delText>
        </w:r>
      </w:del>
      <w:ins w:id="180" w:author="Jeff Shrager" w:date="2015-09-20T09:05:00Z">
        <w:r w:rsidR="00173126">
          <w:rPr>
            <w:rFonts w:ascii="Times New Roman" w:hAnsi="Times New Roman" w:cs="Times New Roman"/>
            <w:sz w:val="24"/>
            <w:szCs w:val="24"/>
            <w:lang w:eastAsia="zh-CN"/>
          </w:rPr>
          <w:t>previous</w:t>
        </w:r>
      </w:ins>
      <w:r w:rsidR="00581542">
        <w:rPr>
          <w:rFonts w:ascii="Times New Roman" w:hAnsi="Times New Roman" w:cs="Times New Roman"/>
          <w:sz w:val="24"/>
          <w:szCs w:val="24"/>
          <w:lang w:eastAsia="zh-CN"/>
        </w:rPr>
        <w:t xml:space="preserve"> models by adding information </w:t>
      </w:r>
      <w:ins w:id="181" w:author="Jeff Shrager" w:date="2015-09-20T09:04:00Z">
        <w:r w:rsidR="00173126">
          <w:rPr>
            <w:rFonts w:ascii="Times New Roman" w:hAnsi="Times New Roman" w:cs="Times New Roman"/>
            <w:sz w:val="24"/>
            <w:szCs w:val="24"/>
            <w:lang w:eastAsia="zh-CN"/>
          </w:rPr>
          <w:t xml:space="preserve">and </w:t>
        </w:r>
      </w:ins>
      <w:r w:rsidR="00581542">
        <w:rPr>
          <w:rFonts w:ascii="Times New Roman" w:hAnsi="Times New Roman" w:cs="Times New Roman"/>
          <w:sz w:val="24"/>
          <w:szCs w:val="24"/>
          <w:lang w:eastAsia="zh-CN"/>
        </w:rPr>
        <w:t>control system</w:t>
      </w:r>
      <w:del w:id="182" w:author="Jeff Shrager" w:date="2015-09-20T09:05:00Z">
        <w:r w:rsidR="00581542" w:rsidDel="00173126">
          <w:rPr>
            <w:rFonts w:ascii="Times New Roman" w:hAnsi="Times New Roman" w:cs="Times New Roman"/>
            <w:sz w:val="24"/>
            <w:szCs w:val="24"/>
            <w:lang w:eastAsia="zh-CN"/>
          </w:rPr>
          <w:delText>,</w:delText>
        </w:r>
      </w:del>
      <w:r w:rsidR="00581542">
        <w:rPr>
          <w:rFonts w:ascii="Times New Roman" w:hAnsi="Times New Roman" w:cs="Times New Roman"/>
          <w:sz w:val="24"/>
          <w:szCs w:val="24"/>
          <w:lang w:eastAsia="zh-CN"/>
        </w:rPr>
        <w:t xml:space="preserve"> analogous to the proposed function of prefrontal cortex</w:t>
      </w:r>
      <w:r w:rsidRPr="001B129B">
        <w:rPr>
          <w:rFonts w:ascii="Times New Roman" w:hAnsi="Times New Roman" w:cs="Times New Roman"/>
          <w:sz w:val="24"/>
          <w:szCs w:val="24"/>
          <w:vertAlign w:val="superscript"/>
          <w:lang w:eastAsia="zh-CN"/>
        </w:rPr>
        <w:t>32</w:t>
      </w:r>
      <w:r w:rsidR="00581542">
        <w:rPr>
          <w:rFonts w:ascii="Times New Roman" w:hAnsi="Times New Roman" w:cs="Times New Roman"/>
          <w:sz w:val="24"/>
          <w:szCs w:val="24"/>
          <w:lang w:eastAsia="zh-CN"/>
        </w:rPr>
        <w:t>,</w:t>
      </w:r>
      <w:ins w:id="183" w:author="Jeff Shrager" w:date="2015-09-20T09:05:00Z">
        <w:r w:rsidR="00553849">
          <w:rPr>
            <w:rFonts w:ascii="Times New Roman" w:hAnsi="Times New Roman" w:cs="Times New Roman"/>
            <w:sz w:val="24"/>
            <w:szCs w:val="24"/>
            <w:lang w:eastAsia="zh-CN"/>
          </w:rPr>
          <w:t xml:space="preserve"> </w:t>
        </w:r>
      </w:ins>
      <w:del w:id="184" w:author="Jeff Shrager" w:date="2015-09-20T09:05:00Z">
        <w:r w:rsidR="00581542" w:rsidDel="00553849">
          <w:rPr>
            <w:rFonts w:ascii="Times New Roman" w:hAnsi="Times New Roman" w:cs="Times New Roman"/>
            <w:sz w:val="24"/>
            <w:szCs w:val="24"/>
            <w:lang w:eastAsia="zh-CN"/>
          </w:rPr>
          <w:delText xml:space="preserve"> </w:delText>
        </w:r>
      </w:del>
      <w:r w:rsidR="00581542">
        <w:rPr>
          <w:rFonts w:ascii="Times New Roman" w:hAnsi="Times New Roman" w:cs="Times New Roman"/>
          <w:sz w:val="24"/>
          <w:szCs w:val="24"/>
          <w:lang w:eastAsia="zh-CN"/>
        </w:rPr>
        <w:t>in maintaining and controlling task-relevant information exchange in distributed brain networks</w:t>
      </w:r>
      <w:ins w:id="185" w:author="Jeff Shrager" w:date="2015-09-20T09:05:00Z">
        <w:r w:rsidR="00553849">
          <w:rPr>
            <w:rFonts w:ascii="Times New Roman" w:hAnsi="Times New Roman" w:cs="Times New Roman"/>
            <w:sz w:val="24"/>
            <w:szCs w:val="24"/>
            <w:lang w:eastAsia="zh-CN"/>
          </w:rPr>
          <w:t>, as well as other systems</w:t>
        </w:r>
      </w:ins>
      <w:r w:rsidR="00581542">
        <w:rPr>
          <w:rFonts w:ascii="Times New Roman" w:hAnsi="Times New Roman" w:cs="Times New Roman"/>
          <w:sz w:val="24"/>
          <w:szCs w:val="24"/>
          <w:lang w:eastAsia="zh-CN"/>
        </w:rPr>
        <w:t xml:space="preserve"> (Figure </w:t>
      </w:r>
      <w:r w:rsidR="00E021A3">
        <w:rPr>
          <w:rFonts w:ascii="Times New Roman" w:hAnsi="Times New Roman" w:cs="Times New Roman"/>
          <w:sz w:val="24"/>
          <w:szCs w:val="24"/>
          <w:lang w:eastAsia="zh-CN"/>
        </w:rPr>
        <w:t>3</w:t>
      </w:r>
      <w:r w:rsidR="00581542">
        <w:rPr>
          <w:rFonts w:ascii="Times New Roman" w:hAnsi="Times New Roman" w:cs="Times New Roman"/>
          <w:sz w:val="24"/>
          <w:szCs w:val="24"/>
          <w:lang w:eastAsia="zh-CN"/>
        </w:rPr>
        <w:t>)</w:t>
      </w:r>
      <w:ins w:id="186" w:author="Jeff Shrager" w:date="2015-09-20T09:06:00Z">
        <w:r w:rsidR="00AF5D13">
          <w:rPr>
            <w:rFonts w:ascii="Times New Roman" w:hAnsi="Times New Roman" w:cs="Times New Roman"/>
            <w:sz w:val="24"/>
            <w:szCs w:val="24"/>
            <w:lang w:eastAsia="zh-CN"/>
          </w:rPr>
          <w:t xml:space="preserve">, </w:t>
        </w:r>
      </w:ins>
      <w:del w:id="187" w:author="Jeff Shrager" w:date="2015-09-20T09:06:00Z">
        <w:r w:rsidR="00581542" w:rsidDel="00AF5D13">
          <w:rPr>
            <w:rFonts w:ascii="Times New Roman" w:hAnsi="Times New Roman" w:cs="Times New Roman"/>
            <w:sz w:val="24"/>
            <w:szCs w:val="24"/>
            <w:lang w:eastAsia="zh-CN"/>
          </w:rPr>
          <w:delText xml:space="preserve">. This model </w:delText>
        </w:r>
      </w:del>
      <w:del w:id="188" w:author="Jeff Shrager" w:date="2015-09-20T09:05:00Z">
        <w:r w:rsidR="00581542" w:rsidDel="00B95270">
          <w:rPr>
            <w:rFonts w:ascii="Times New Roman" w:hAnsi="Times New Roman" w:cs="Times New Roman"/>
            <w:sz w:val="24"/>
            <w:szCs w:val="24"/>
            <w:lang w:eastAsia="zh-CN"/>
          </w:rPr>
          <w:delText>can specifically</w:delText>
        </w:r>
      </w:del>
      <w:del w:id="189" w:author="Jeff Shrager" w:date="2015-09-20T09:06:00Z">
        <w:r w:rsidR="00581542" w:rsidDel="00AF5D13">
          <w:rPr>
            <w:rFonts w:ascii="Times New Roman" w:hAnsi="Times New Roman" w:cs="Times New Roman"/>
            <w:sz w:val="24"/>
            <w:szCs w:val="24"/>
            <w:lang w:eastAsia="zh-CN"/>
          </w:rPr>
          <w:delText xml:space="preserve"> examine (a)</w:delText>
        </w:r>
      </w:del>
      <w:ins w:id="190" w:author="Jeff Shrager" w:date="2015-09-20T09:06:00Z">
        <w:r w:rsidR="00AF5D13">
          <w:rPr>
            <w:rFonts w:ascii="Times New Roman" w:hAnsi="Times New Roman" w:cs="Times New Roman"/>
            <w:sz w:val="24"/>
            <w:szCs w:val="24"/>
            <w:lang w:eastAsia="zh-CN"/>
          </w:rPr>
          <w:t>focusing on</w:t>
        </w:r>
      </w:ins>
      <w:r w:rsidR="00581542">
        <w:rPr>
          <w:rFonts w:ascii="Times New Roman" w:hAnsi="Times New Roman" w:cs="Times New Roman"/>
          <w:sz w:val="24"/>
          <w:szCs w:val="24"/>
        </w:rPr>
        <w:t xml:space="preserve"> the interaction between different </w:t>
      </w:r>
      <w:r w:rsidR="00581542">
        <w:rPr>
          <w:rFonts w:ascii="Times New Roman" w:hAnsi="Times New Roman" w:cs="Times New Roman"/>
          <w:sz w:val="24"/>
          <w:szCs w:val="24"/>
          <w:lang w:eastAsia="zh-CN"/>
        </w:rPr>
        <w:t>neuro-</w:t>
      </w:r>
      <w:r w:rsidR="00581542">
        <w:rPr>
          <w:rFonts w:ascii="Times New Roman" w:hAnsi="Times New Roman" w:cs="Times New Roman"/>
          <w:sz w:val="24"/>
          <w:szCs w:val="24"/>
        </w:rPr>
        <w:t>pathways</w:t>
      </w:r>
      <w:r w:rsidR="00581542">
        <w:rPr>
          <w:rFonts w:ascii="Times New Roman" w:hAnsi="Times New Roman" w:cs="Times New Roman"/>
          <w:sz w:val="24"/>
          <w:szCs w:val="24"/>
          <w:lang w:eastAsia="zh-CN"/>
        </w:rPr>
        <w:t>/systems</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 xml:space="preserve">underlying </w:t>
      </w:r>
      <w:ins w:id="191" w:author="Jeff Shrager" w:date="2015-09-20T09:06:00Z">
        <w:r w:rsidR="00AF5D13">
          <w:rPr>
            <w:rFonts w:ascii="Times New Roman" w:hAnsi="Times New Roman" w:cs="Times New Roman"/>
            <w:sz w:val="24"/>
            <w:szCs w:val="24"/>
            <w:lang w:eastAsia="zh-CN"/>
          </w:rPr>
          <w:t xml:space="preserve">the </w:t>
        </w:r>
      </w:ins>
      <w:del w:id="192" w:author="Jeff Shrager" w:date="2015-09-20T09:06:00Z">
        <w:r w:rsidR="00581542" w:rsidDel="00AF5D13">
          <w:rPr>
            <w:rFonts w:ascii="Times New Roman" w:hAnsi="Times New Roman" w:cs="Times New Roman"/>
            <w:sz w:val="24"/>
            <w:szCs w:val="24"/>
            <w:lang w:eastAsia="zh-CN"/>
          </w:rPr>
          <w:delText xml:space="preserve">learning </w:delText>
        </w:r>
      </w:del>
      <w:ins w:id="193" w:author="Jeff Shrager" w:date="2015-09-20T09:06:00Z">
        <w:r w:rsidR="00AF5D13">
          <w:rPr>
            <w:rFonts w:ascii="Times New Roman" w:hAnsi="Times New Roman" w:cs="Times New Roman"/>
            <w:sz w:val="24"/>
            <w:szCs w:val="24"/>
            <w:lang w:eastAsia="zh-CN"/>
          </w:rPr>
          <w:t>execution</w:t>
        </w:r>
        <w:r w:rsidR="00AF5D13">
          <w:rPr>
            <w:rFonts w:ascii="Times New Roman" w:hAnsi="Times New Roman" w:cs="Times New Roman"/>
            <w:sz w:val="24"/>
            <w:szCs w:val="24"/>
            <w:lang w:eastAsia="zh-CN"/>
          </w:rPr>
          <w:t xml:space="preserve"> </w:t>
        </w:r>
      </w:ins>
      <w:r w:rsidR="00581542">
        <w:rPr>
          <w:rFonts w:ascii="Times New Roman" w:hAnsi="Times New Roman" w:cs="Times New Roman"/>
          <w:sz w:val="24"/>
          <w:szCs w:val="24"/>
          <w:lang w:eastAsia="zh-CN"/>
        </w:rPr>
        <w:t>of different strategies</w:t>
      </w:r>
      <w:ins w:id="194" w:author="Jeff Shrager" w:date="2015-09-20T09:06:00Z">
        <w:r w:rsidR="00AF5D13">
          <w:rPr>
            <w:rFonts w:ascii="Times New Roman" w:hAnsi="Times New Roman" w:cs="Times New Roman"/>
            <w:sz w:val="24"/>
            <w:szCs w:val="24"/>
            <w:lang w:eastAsia="zh-CN"/>
          </w:rPr>
          <w:t>,</w:t>
        </w:r>
      </w:ins>
      <w:del w:id="195" w:author="Jeff Shrager" w:date="2015-09-20T09:06:00Z">
        <w:r w:rsidR="00581542" w:rsidDel="00AF5D13">
          <w:rPr>
            <w:rFonts w:ascii="Times New Roman" w:hAnsi="Times New Roman" w:cs="Times New Roman"/>
            <w:sz w:val="24"/>
            <w:szCs w:val="24"/>
            <w:lang w:eastAsia="zh-CN"/>
          </w:rPr>
          <w:delText>;</w:delText>
        </w:r>
      </w:del>
      <w:r w:rsidR="00581542">
        <w:rPr>
          <w:rFonts w:ascii="Times New Roman" w:hAnsi="Times New Roman" w:cs="Times New Roman"/>
          <w:sz w:val="24"/>
          <w:szCs w:val="24"/>
          <w:lang w:eastAsia="zh-CN"/>
        </w:rPr>
        <w:t xml:space="preserve"> and </w:t>
      </w:r>
      <w:del w:id="196" w:author="Jeff Shrager" w:date="2015-09-20T09:06:00Z">
        <w:r w:rsidR="00581542" w:rsidDel="00AF5D13">
          <w:rPr>
            <w:rFonts w:ascii="Times New Roman" w:hAnsi="Times New Roman" w:cs="Times New Roman"/>
            <w:sz w:val="24"/>
            <w:szCs w:val="24"/>
            <w:lang w:eastAsia="zh-CN"/>
          </w:rPr>
          <w:delText>(b)</w:delText>
        </w:r>
        <w:r w:rsidR="00581542" w:rsidDel="00AF5D13">
          <w:rPr>
            <w:rFonts w:ascii="Times New Roman" w:hAnsi="Times New Roman" w:cs="Times New Roman"/>
            <w:sz w:val="24"/>
            <w:szCs w:val="24"/>
          </w:rPr>
          <w:delText xml:space="preserve"> </w:delText>
        </w:r>
      </w:del>
      <w:r w:rsidR="00581542">
        <w:rPr>
          <w:rFonts w:ascii="Times New Roman" w:hAnsi="Times New Roman" w:cs="Times New Roman"/>
          <w:sz w:val="24"/>
          <w:szCs w:val="24"/>
          <w:lang w:eastAsia="zh-CN"/>
        </w:rPr>
        <w:t xml:space="preserve">how </w:t>
      </w:r>
      <w:ins w:id="197" w:author="Jeff Shrager" w:date="2015-09-20T09:06:00Z">
        <w:r w:rsidR="00AF5D13">
          <w:rPr>
            <w:rFonts w:ascii="Times New Roman" w:hAnsi="Times New Roman" w:cs="Times New Roman"/>
            <w:sz w:val="24"/>
            <w:szCs w:val="24"/>
            <w:lang w:eastAsia="zh-CN"/>
          </w:rPr>
          <w:t>both strategies and arithmetic knowledge and skill</w:t>
        </w:r>
      </w:ins>
      <w:ins w:id="198" w:author="Jeff Shrager" w:date="2015-09-20T09:07:00Z">
        <w:r w:rsidR="00AF5D13">
          <w:rPr>
            <w:rFonts w:ascii="Times New Roman" w:hAnsi="Times New Roman" w:cs="Times New Roman"/>
            <w:sz w:val="24"/>
            <w:szCs w:val="24"/>
            <w:lang w:eastAsia="zh-CN"/>
          </w:rPr>
          <w:t xml:space="preserve"> change developmentally</w:t>
        </w:r>
      </w:ins>
      <w:del w:id="199" w:author="Jeff Shrager" w:date="2015-09-20T09:07:00Z">
        <w:r w:rsidR="00581542" w:rsidDel="00AF5D13">
          <w:rPr>
            <w:rFonts w:ascii="Times New Roman" w:hAnsi="Times New Roman" w:cs="Times New Roman"/>
            <w:sz w:val="24"/>
            <w:szCs w:val="24"/>
            <w:lang w:eastAsia="zh-CN"/>
          </w:rPr>
          <w:delText>learning of overt problem solving skills may bolster the development of retrieval strategy use</w:delText>
        </w:r>
      </w:del>
      <w:r w:rsidR="00581542">
        <w:rPr>
          <w:rFonts w:ascii="Times New Roman" w:hAnsi="Times New Roman" w:cs="Times New Roman"/>
          <w:sz w:val="24"/>
          <w:szCs w:val="24"/>
        </w:rPr>
        <w:t xml:space="preserve">. </w:t>
      </w:r>
    </w:p>
    <w:p w14:paraId="30CF0FEF" w14:textId="04326212" w:rsidR="00DD0008" w:rsidRPr="00DD0008" w:rsidRDefault="001B129B" w:rsidP="00635A0E">
      <w:pPr>
        <w:spacing w:after="0" w:line="240" w:lineRule="auto"/>
        <w:rPr>
          <w:rFonts w:ascii="Times New Roman" w:hAnsi="Times New Roman" w:cs="Times New Roman"/>
          <w:sz w:val="24"/>
          <w:szCs w:val="24"/>
          <w:lang w:eastAsia="zh-CN"/>
        </w:rPr>
      </w:pPr>
      <w:r w:rsidRPr="001B129B">
        <w:rPr>
          <w:rFonts w:ascii="Times New Roman" w:hAnsi="Times New Roman" w:cs="Times New Roman"/>
          <w:b/>
          <w:i/>
          <w:sz w:val="24"/>
          <w:szCs w:val="24"/>
          <w:lang w:eastAsia="zh-CN"/>
        </w:rPr>
        <w:t>Behavior and neuroimaging</w:t>
      </w:r>
      <w:del w:id="200" w:author="Jeff Shrager" w:date="2015-09-20T09:03:00Z">
        <w:r w:rsidRPr="001B129B" w:rsidDel="00887222">
          <w:rPr>
            <w:rFonts w:ascii="Times New Roman" w:hAnsi="Times New Roman" w:cs="Times New Roman"/>
            <w:b/>
            <w:i/>
            <w:sz w:val="24"/>
            <w:szCs w:val="24"/>
            <w:lang w:eastAsia="zh-CN"/>
          </w:rPr>
          <w:delText xml:space="preserve"> study proposal</w:delText>
        </w:r>
      </w:del>
      <w:r w:rsidR="00581542">
        <w:rPr>
          <w:rFonts w:ascii="Times New Roman" w:hAnsi="Times New Roman" w:cs="Times New Roman"/>
          <w:sz w:val="24"/>
          <w:szCs w:val="24"/>
          <w:lang w:eastAsia="zh-CN"/>
        </w:rPr>
        <w:t xml:space="preserve">. </w:t>
      </w:r>
      <w:r w:rsidR="00581542" w:rsidRPr="00581542">
        <w:rPr>
          <w:rFonts w:ascii="Times New Roman" w:hAnsi="Times New Roman" w:cs="Times New Roman"/>
          <w:sz w:val="24"/>
          <w:szCs w:val="24"/>
          <w:lang w:eastAsia="zh-CN"/>
        </w:rPr>
        <w:t>I</w:t>
      </w:r>
      <w:r w:rsidR="0055119C" w:rsidRPr="0055119C">
        <w:rPr>
          <w:rFonts w:ascii="Times New Roman" w:hAnsi="Times New Roman" w:cs="Times New Roman"/>
          <w:sz w:val="24"/>
          <w:szCs w:val="24"/>
        </w:rPr>
        <w:t xml:space="preserve"> </w:t>
      </w:r>
      <w:r w:rsidRPr="001B129B">
        <w:rPr>
          <w:rFonts w:ascii="Times New Roman" w:hAnsi="Times New Roman" w:cs="Times New Roman"/>
          <w:sz w:val="24"/>
          <w:szCs w:val="24"/>
          <w:lang w:eastAsia="zh-CN"/>
        </w:rPr>
        <w:t xml:space="preserve">will conduct a large-scale </w:t>
      </w:r>
      <w:r w:rsidRPr="001B129B">
        <w:rPr>
          <w:rFonts w:ascii="Times New Roman" w:hAnsi="Times New Roman" w:cs="Times New Roman"/>
          <w:i/>
          <w:sz w:val="24"/>
          <w:szCs w:val="24"/>
          <w:u w:val="single"/>
          <w:lang w:eastAsia="zh-CN"/>
        </w:rPr>
        <w:t>behavioral</w:t>
      </w:r>
      <w:r w:rsidR="00581542" w:rsidRPr="00581542">
        <w:rPr>
          <w:rFonts w:ascii="Times New Roman" w:hAnsi="Times New Roman" w:cs="Times New Roman"/>
          <w:sz w:val="24"/>
          <w:szCs w:val="24"/>
          <w:lang w:eastAsia="zh-CN"/>
        </w:rPr>
        <w:t xml:space="preserve"> data re-analysis from previous studies to demonstrate</w:t>
      </w:r>
      <w:r w:rsidR="0055119C" w:rsidRPr="0055119C">
        <w:rPr>
          <w:rFonts w:ascii="Times New Roman" w:hAnsi="Times New Roman" w:cs="Times New Roman"/>
          <w:sz w:val="24"/>
          <w:szCs w:val="24"/>
          <w:lang w:eastAsia="zh-CN"/>
        </w:rPr>
        <w:t xml:space="preserve"> the developmental changes in strategy use for addition problems in children from age 5-10 years old. </w:t>
      </w:r>
      <w:del w:id="201" w:author="Jeff Shrager" w:date="2015-09-20T09:07:00Z">
        <w:r w:rsidR="0055119C" w:rsidRPr="0055119C" w:rsidDel="001B62E2">
          <w:rPr>
            <w:rFonts w:ascii="Times New Roman" w:hAnsi="Times New Roman" w:cs="Times New Roman"/>
            <w:sz w:val="24"/>
            <w:szCs w:val="24"/>
            <w:lang w:eastAsia="zh-CN"/>
          </w:rPr>
          <w:delText>Specifically</w:delText>
        </w:r>
        <w:r w:rsidRPr="001B129B" w:rsidDel="001B62E2">
          <w:rPr>
            <w:rFonts w:ascii="Times New Roman" w:hAnsi="Times New Roman" w:cs="Times New Roman"/>
            <w:sz w:val="24"/>
            <w:szCs w:val="24"/>
            <w:lang w:eastAsia="zh-CN"/>
          </w:rPr>
          <w:delText>, I</w:delText>
        </w:r>
      </w:del>
      <w:ins w:id="202" w:author="Jeff Shrager" w:date="2015-09-20T09:07:00Z">
        <w:r w:rsidR="001B62E2">
          <w:rPr>
            <w:rFonts w:ascii="Times New Roman" w:hAnsi="Times New Roman" w:cs="Times New Roman"/>
            <w:sz w:val="24"/>
            <w:szCs w:val="24"/>
            <w:lang w:eastAsia="zh-CN"/>
          </w:rPr>
          <w:t>I</w:t>
        </w:r>
      </w:ins>
      <w:r w:rsidRPr="001B129B">
        <w:rPr>
          <w:rFonts w:ascii="Times New Roman" w:hAnsi="Times New Roman" w:cs="Times New Roman"/>
          <w:sz w:val="24"/>
          <w:szCs w:val="24"/>
          <w:lang w:eastAsia="zh-CN"/>
        </w:rPr>
        <w:t xml:space="preserve"> </w:t>
      </w:r>
      <w:ins w:id="203" w:author="Jeff Shrager" w:date="2015-09-20T09:07:00Z">
        <w:r w:rsidR="001B62E2">
          <w:rPr>
            <w:rFonts w:ascii="Times New Roman" w:hAnsi="Times New Roman" w:cs="Times New Roman"/>
            <w:sz w:val="24"/>
            <w:szCs w:val="24"/>
            <w:lang w:eastAsia="zh-CN"/>
          </w:rPr>
          <w:t xml:space="preserve">will </w:t>
        </w:r>
      </w:ins>
      <w:ins w:id="204" w:author="Jeff Shrager" w:date="2015-09-20T09:08:00Z">
        <w:r w:rsidR="00E164A0">
          <w:rPr>
            <w:rFonts w:ascii="Times New Roman" w:hAnsi="Times New Roman" w:cs="Times New Roman"/>
            <w:sz w:val="24"/>
            <w:szCs w:val="24"/>
            <w:lang w:eastAsia="zh-CN"/>
          </w:rPr>
          <w:t xml:space="preserve">use this analysis to </w:t>
        </w:r>
      </w:ins>
      <w:r w:rsidRPr="001B129B">
        <w:rPr>
          <w:rFonts w:ascii="Times New Roman" w:hAnsi="Times New Roman" w:cs="Times New Roman"/>
          <w:sz w:val="24"/>
          <w:szCs w:val="24"/>
          <w:lang w:eastAsia="zh-CN"/>
        </w:rPr>
        <w:t xml:space="preserve">examine </w:t>
      </w:r>
      <w:del w:id="205" w:author="Jeff Shrager" w:date="2015-09-20T09:08:00Z">
        <w:r w:rsidRPr="001B129B" w:rsidDel="00E164A0">
          <w:rPr>
            <w:rFonts w:ascii="Times New Roman" w:hAnsi="Times New Roman" w:cs="Times New Roman"/>
            <w:sz w:val="24"/>
            <w:szCs w:val="24"/>
            <w:lang w:eastAsia="zh-CN"/>
          </w:rPr>
          <w:delText xml:space="preserve">whether </w:delText>
        </w:r>
      </w:del>
      <w:ins w:id="206" w:author="Jeff Shrager" w:date="2015-09-20T09:08:00Z">
        <w:r w:rsidR="00E164A0">
          <w:rPr>
            <w:rFonts w:ascii="Times New Roman" w:hAnsi="Times New Roman" w:cs="Times New Roman"/>
            <w:sz w:val="24"/>
            <w:szCs w:val="24"/>
            <w:lang w:eastAsia="zh-CN"/>
          </w:rPr>
          <w:t>how well</w:t>
        </w:r>
        <w:r w:rsidR="00E164A0" w:rsidRPr="001B129B">
          <w:rPr>
            <w:rFonts w:ascii="Times New Roman" w:hAnsi="Times New Roman" w:cs="Times New Roman"/>
            <w:sz w:val="24"/>
            <w:szCs w:val="24"/>
            <w:lang w:eastAsia="zh-CN"/>
          </w:rPr>
          <w:t xml:space="preserve"> </w:t>
        </w:r>
      </w:ins>
      <w:r w:rsidRPr="001B129B">
        <w:rPr>
          <w:rFonts w:ascii="Times New Roman" w:hAnsi="Times New Roman" w:cs="Times New Roman"/>
          <w:sz w:val="24"/>
          <w:szCs w:val="24"/>
          <w:lang w:eastAsia="zh-CN"/>
        </w:rPr>
        <w:t>the model can account</w:t>
      </w:r>
      <w:ins w:id="207" w:author="Jeff Shrager" w:date="2015-09-20T09:08:00Z">
        <w:r w:rsidR="00E164A0">
          <w:rPr>
            <w:rFonts w:ascii="Times New Roman" w:hAnsi="Times New Roman" w:cs="Times New Roman"/>
            <w:sz w:val="24"/>
            <w:szCs w:val="24"/>
            <w:lang w:eastAsia="zh-CN"/>
          </w:rPr>
          <w:t>s</w:t>
        </w:r>
      </w:ins>
      <w:r w:rsidRPr="001B129B">
        <w:rPr>
          <w:rFonts w:ascii="Times New Roman" w:hAnsi="Times New Roman" w:cs="Times New Roman"/>
          <w:sz w:val="24"/>
          <w:szCs w:val="24"/>
          <w:lang w:eastAsia="zh-CN"/>
        </w:rPr>
        <w:t xml:space="preserve"> for (a) the response distribution across correct and incorrect answers for different addition problems; and (b)</w:t>
      </w:r>
      <w:r w:rsidRPr="001B129B">
        <w:rPr>
          <w:rFonts w:ascii="Times New Roman" w:eastAsia="SimSun" w:hAnsi="Times New Roman" w:cs="Times New Roman"/>
          <w:sz w:val="24"/>
          <w:szCs w:val="24"/>
        </w:rPr>
        <w:t xml:space="preserve"> </w:t>
      </w:r>
      <w:ins w:id="208" w:author="Jeff Shrager" w:date="2015-09-20T09:08:00Z">
        <w:r w:rsidR="00E164A0">
          <w:rPr>
            <w:rFonts w:ascii="Times New Roman" w:eastAsia="SimSun" w:hAnsi="Times New Roman" w:cs="Times New Roman"/>
            <w:sz w:val="24"/>
            <w:szCs w:val="24"/>
          </w:rPr>
          <w:t>the</w:t>
        </w:r>
      </w:ins>
      <w:del w:id="209" w:author="Jeff Shrager" w:date="2015-09-20T09:08:00Z">
        <w:r w:rsidRPr="001B129B" w:rsidDel="00E164A0">
          <w:rPr>
            <w:rFonts w:ascii="Times New Roman" w:eastAsia="SimSun" w:hAnsi="Times New Roman" w:cs="Times New Roman"/>
            <w:sz w:val="24"/>
            <w:szCs w:val="24"/>
          </w:rPr>
          <w:delText>a</w:delText>
        </w:r>
      </w:del>
      <w:r w:rsidRPr="001B129B">
        <w:rPr>
          <w:rFonts w:ascii="Times New Roman" w:eastAsia="SimSun" w:hAnsi="Times New Roman" w:cs="Times New Roman"/>
          <w:sz w:val="24"/>
          <w:szCs w:val="24"/>
        </w:rPr>
        <w:t xml:space="preserve"> U-shaped retrieval usage</w:t>
      </w:r>
      <w:r w:rsidRPr="001B129B">
        <w:rPr>
          <w:rFonts w:ascii="Times New Roman" w:eastAsia="SimSun" w:hAnsi="Times New Roman" w:cs="Times New Roman"/>
          <w:sz w:val="24"/>
          <w:szCs w:val="24"/>
          <w:lang w:eastAsia="zh-CN"/>
        </w:rPr>
        <w:t xml:space="preserve"> that</w:t>
      </w:r>
      <w:r w:rsidRPr="001B129B">
        <w:rPr>
          <w:rFonts w:ascii="Times New Roman" w:eastAsia="SimSun" w:hAnsi="Times New Roman" w:cs="Times New Roman"/>
          <w:sz w:val="24"/>
          <w:szCs w:val="24"/>
        </w:rPr>
        <w:t xml:space="preserve"> retrieval</w:t>
      </w:r>
      <w:r w:rsidRPr="001B129B">
        <w:rPr>
          <w:rFonts w:ascii="Times New Roman" w:eastAsia="SimSun" w:hAnsi="Times New Roman" w:cs="Times New Roman"/>
          <w:sz w:val="24"/>
          <w:szCs w:val="24"/>
          <w:lang w:eastAsia="zh-CN"/>
        </w:rPr>
        <w:t xml:space="preserve"> strategy</w:t>
      </w:r>
      <w:r w:rsidRPr="001B129B">
        <w:rPr>
          <w:rFonts w:ascii="Times New Roman" w:eastAsia="SimSun" w:hAnsi="Times New Roman" w:cs="Times New Roman"/>
          <w:sz w:val="24"/>
          <w:szCs w:val="24"/>
        </w:rPr>
        <w:t xml:space="preserve"> is heavily used early in the</w:t>
      </w:r>
      <w:r w:rsidRPr="001B129B">
        <w:rPr>
          <w:rFonts w:ascii="Times New Roman" w:eastAsia="SimSun" w:hAnsi="Times New Roman" w:cs="Times New Roman"/>
          <w:sz w:val="24"/>
          <w:szCs w:val="24"/>
          <w:lang w:eastAsia="zh-CN"/>
        </w:rPr>
        <w:t xml:space="preserve"> learning process</w:t>
      </w:r>
      <w:r w:rsidRPr="001B129B">
        <w:rPr>
          <w:rFonts w:ascii="Times New Roman" w:eastAsia="SimSun" w:hAnsi="Times New Roman" w:cs="Times New Roman"/>
          <w:sz w:val="24"/>
          <w:szCs w:val="24"/>
        </w:rPr>
        <w:t xml:space="preserve"> but rapidly </w:t>
      </w:r>
      <w:r w:rsidRPr="001B129B">
        <w:rPr>
          <w:rFonts w:ascii="Times New Roman" w:eastAsia="SimSun" w:hAnsi="Times New Roman" w:cs="Times New Roman"/>
          <w:sz w:val="24"/>
          <w:szCs w:val="24"/>
          <w:lang w:eastAsia="zh-CN"/>
        </w:rPr>
        <w:t>gives away to</w:t>
      </w:r>
      <w:r w:rsidRPr="001B129B">
        <w:rPr>
          <w:rFonts w:ascii="Times New Roman" w:eastAsia="SimSun" w:hAnsi="Times New Roman" w:cs="Times New Roman"/>
          <w:sz w:val="24"/>
          <w:szCs w:val="24"/>
        </w:rPr>
        <w:t xml:space="preserve"> extended period of </w:t>
      </w:r>
      <w:r w:rsidRPr="001B129B">
        <w:rPr>
          <w:rFonts w:ascii="Times New Roman" w:eastAsia="SimSun" w:hAnsi="Times New Roman" w:cs="Times New Roman"/>
          <w:sz w:val="24"/>
          <w:szCs w:val="24"/>
          <w:lang w:eastAsia="zh-CN"/>
        </w:rPr>
        <w:t>over</w:t>
      </w:r>
      <w:r w:rsidRPr="001B129B">
        <w:rPr>
          <w:rFonts w:ascii="Times New Roman" w:eastAsia="SimSun" w:hAnsi="Times New Roman" w:cs="Times New Roman"/>
          <w:sz w:val="24"/>
          <w:szCs w:val="24"/>
        </w:rPr>
        <w:t xml:space="preserve"> strategy use,</w:t>
      </w:r>
      <w:r w:rsidRPr="001B129B">
        <w:rPr>
          <w:rFonts w:ascii="Times New Roman" w:eastAsia="SimSun" w:hAnsi="Times New Roman" w:cs="Times New Roman"/>
          <w:sz w:val="24"/>
          <w:szCs w:val="24"/>
          <w:lang w:eastAsia="zh-CN"/>
        </w:rPr>
        <w:t xml:space="preserve"> and eventually comes back</w:t>
      </w:r>
      <w:r w:rsidRPr="001B129B">
        <w:rPr>
          <w:rFonts w:ascii="Times New Roman" w:eastAsia="SimSun" w:hAnsi="Times New Roman" w:cs="Times New Roman"/>
          <w:sz w:val="24"/>
          <w:szCs w:val="24"/>
        </w:rPr>
        <w:t xml:space="preserve"> again as an adult-like behavior</w:t>
      </w:r>
      <w:r w:rsidRPr="001B129B">
        <w:rPr>
          <w:rFonts w:ascii="Times New Roman" w:eastAsia="SimSun" w:hAnsi="Times New Roman" w:cs="Times New Roman"/>
          <w:sz w:val="24"/>
          <w:szCs w:val="24"/>
          <w:lang w:eastAsia="zh-CN"/>
        </w:rPr>
        <w:t xml:space="preserve"> (Hypothesis 2A). </w:t>
      </w:r>
      <w:commentRangeStart w:id="210"/>
      <w:r w:rsidR="008D6563" w:rsidRPr="0055119C">
        <w:rPr>
          <w:rFonts w:ascii="Times New Roman" w:eastAsia="SimSun" w:hAnsi="Times New Roman" w:cs="Times New Roman"/>
          <w:sz w:val="24"/>
          <w:szCs w:val="24"/>
          <w:lang w:eastAsia="zh-CN"/>
        </w:rPr>
        <w:t xml:space="preserve">I </w:t>
      </w:r>
      <w:del w:id="211" w:author="Jeff Shrager" w:date="2015-09-20T09:08:00Z">
        <w:r w:rsidR="008D6563" w:rsidRPr="0055119C" w:rsidDel="00227B11">
          <w:rPr>
            <w:rFonts w:ascii="Times New Roman" w:eastAsia="SimSun" w:hAnsi="Times New Roman" w:cs="Times New Roman"/>
            <w:sz w:val="24"/>
            <w:szCs w:val="24"/>
            <w:lang w:eastAsia="zh-CN"/>
          </w:rPr>
          <w:delText>also plan to</w:delText>
        </w:r>
      </w:del>
      <w:ins w:id="212" w:author="Jeff Shrager" w:date="2015-09-20T09:08:00Z">
        <w:r w:rsidR="00227B11">
          <w:rPr>
            <w:rFonts w:ascii="Times New Roman" w:eastAsia="SimSun" w:hAnsi="Times New Roman" w:cs="Times New Roman"/>
            <w:sz w:val="24"/>
            <w:szCs w:val="24"/>
            <w:lang w:eastAsia="zh-CN"/>
          </w:rPr>
          <w:t xml:space="preserve">will </w:t>
        </w:r>
      </w:ins>
      <w:ins w:id="213" w:author="Jeff Shrager" w:date="2015-09-20T09:10:00Z">
        <w:r w:rsidR="007035DD">
          <w:rPr>
            <w:rFonts w:ascii="Times New Roman" w:eastAsia="SimSun" w:hAnsi="Times New Roman" w:cs="Times New Roman"/>
            <w:sz w:val="24"/>
            <w:szCs w:val="24"/>
            <w:lang w:eastAsia="zh-CN"/>
          </w:rPr>
          <w:t xml:space="preserve">also </w:t>
        </w:r>
      </w:ins>
      <w:del w:id="214" w:author="Jeff Shrager" w:date="2015-09-20T09:09:00Z">
        <w:r w:rsidR="008D6563" w:rsidRPr="0055119C" w:rsidDel="007035DD">
          <w:rPr>
            <w:rFonts w:ascii="Times New Roman" w:eastAsia="SimSun" w:hAnsi="Times New Roman" w:cs="Times New Roman"/>
            <w:sz w:val="24"/>
            <w:szCs w:val="24"/>
            <w:lang w:eastAsia="zh-CN"/>
          </w:rPr>
          <w:delText xml:space="preserve"> </w:delText>
        </w:r>
      </w:del>
      <w:r w:rsidR="008D6563" w:rsidRPr="0055119C">
        <w:rPr>
          <w:rFonts w:ascii="Times New Roman" w:eastAsia="SimSun" w:hAnsi="Times New Roman" w:cs="Times New Roman"/>
          <w:sz w:val="24"/>
          <w:szCs w:val="24"/>
          <w:lang w:eastAsia="zh-CN"/>
        </w:rPr>
        <w:t xml:space="preserve">conduct a </w:t>
      </w:r>
      <w:r w:rsidR="008D6563" w:rsidRPr="0055119C">
        <w:rPr>
          <w:rFonts w:ascii="Times New Roman" w:eastAsia="SimSun" w:hAnsi="Times New Roman" w:cs="Times New Roman"/>
          <w:i/>
          <w:sz w:val="24"/>
          <w:szCs w:val="24"/>
          <w:u w:val="single"/>
          <w:lang w:eastAsia="zh-CN"/>
        </w:rPr>
        <w:t>behavioral</w:t>
      </w:r>
      <w:r w:rsidR="008D6563" w:rsidRPr="0055119C">
        <w:rPr>
          <w:rFonts w:ascii="Times New Roman" w:eastAsia="SimSun" w:hAnsi="Times New Roman" w:cs="Times New Roman"/>
          <w:sz w:val="24"/>
          <w:szCs w:val="24"/>
          <w:lang w:eastAsia="zh-CN"/>
        </w:rPr>
        <w:t xml:space="preserve"> </w:t>
      </w:r>
      <w:del w:id="215" w:author="Jeff Shrager" w:date="2015-09-20T09:10:00Z">
        <w:r w:rsidR="008D6563" w:rsidRPr="0055119C" w:rsidDel="007035DD">
          <w:rPr>
            <w:rFonts w:ascii="Times New Roman" w:eastAsia="SimSun" w:hAnsi="Times New Roman" w:cs="Times New Roman"/>
            <w:sz w:val="24"/>
            <w:szCs w:val="24"/>
            <w:lang w:eastAsia="zh-CN"/>
          </w:rPr>
          <w:delText xml:space="preserve">treatment-control </w:delText>
        </w:r>
      </w:del>
      <w:r w:rsidR="008D6563" w:rsidRPr="0055119C">
        <w:rPr>
          <w:rFonts w:ascii="Times New Roman" w:eastAsia="SimSun" w:hAnsi="Times New Roman" w:cs="Times New Roman"/>
          <w:sz w:val="24"/>
          <w:szCs w:val="24"/>
          <w:lang w:eastAsia="zh-CN"/>
        </w:rPr>
        <w:t>study</w:t>
      </w:r>
      <w:ins w:id="216" w:author="Jeff Shrager" w:date="2015-09-20T09:10:00Z">
        <w:r w:rsidR="007035DD">
          <w:rPr>
            <w:rFonts w:ascii="Times New Roman" w:eastAsia="SimSun" w:hAnsi="Times New Roman" w:cs="Times New Roman"/>
            <w:sz w:val="24"/>
            <w:szCs w:val="24"/>
            <w:lang w:eastAsia="zh-CN"/>
          </w:rPr>
          <w:t>, using v</w:t>
        </w:r>
      </w:ins>
      <w:del w:id="217" w:author="Jeff Shrager" w:date="2015-09-20T09:10:00Z">
        <w:r w:rsidR="008D6563" w:rsidRPr="0055119C" w:rsidDel="007035DD">
          <w:rPr>
            <w:rFonts w:ascii="Times New Roman" w:eastAsia="SimSun" w:hAnsi="Times New Roman" w:cs="Times New Roman"/>
            <w:sz w:val="24"/>
            <w:szCs w:val="24"/>
            <w:lang w:eastAsia="zh-CN"/>
          </w:rPr>
          <w:delText xml:space="preserve"> </w:delText>
        </w:r>
        <w:r w:rsidR="008D6563" w:rsidDel="007035DD">
          <w:rPr>
            <w:rFonts w:ascii="Times New Roman" w:hAnsi="Times New Roman" w:cs="Times New Roman" w:hint="eastAsia"/>
            <w:sz w:val="24"/>
            <w:szCs w:val="24"/>
            <w:lang w:eastAsia="zh-CN"/>
          </w:rPr>
          <w:delText xml:space="preserve">with </w:delText>
        </w:r>
      </w:del>
      <w:del w:id="218" w:author="Jeff Shrager" w:date="2015-09-20T09:08:00Z">
        <w:r w:rsidR="008D6563" w:rsidDel="00227B11">
          <w:rPr>
            <w:rFonts w:ascii="Times New Roman" w:hAnsi="Times New Roman" w:cs="Times New Roman" w:hint="eastAsia"/>
            <w:sz w:val="24"/>
            <w:szCs w:val="24"/>
            <w:lang w:eastAsia="zh-CN"/>
          </w:rPr>
          <w:delText xml:space="preserve">videotaping </w:delText>
        </w:r>
      </w:del>
      <w:ins w:id="219" w:author="Jeff Shrager" w:date="2015-09-20T09:08:00Z">
        <w:r w:rsidR="00227B11">
          <w:rPr>
            <w:rFonts w:ascii="Times New Roman" w:hAnsi="Times New Roman" w:cs="Times New Roman" w:hint="eastAsia"/>
            <w:sz w:val="24"/>
            <w:szCs w:val="24"/>
            <w:lang w:eastAsia="zh-CN"/>
          </w:rPr>
          <w:t>ideo</w:t>
        </w:r>
      </w:ins>
      <w:ins w:id="220" w:author="Jeff Shrager" w:date="2015-09-20T09:10:00Z">
        <w:r w:rsidR="007035DD">
          <w:rPr>
            <w:rFonts w:ascii="Times New Roman" w:hAnsi="Times New Roman" w:cs="Times New Roman"/>
            <w:sz w:val="24"/>
            <w:szCs w:val="24"/>
            <w:lang w:eastAsia="zh-CN"/>
          </w:rPr>
          <w:t xml:space="preserve"> capture to record overt strategy use,</w:t>
        </w:r>
      </w:ins>
      <w:ins w:id="221" w:author="Jeff Shrager" w:date="2015-09-20T09:08:00Z">
        <w:r w:rsidR="00227B11">
          <w:rPr>
            <w:rFonts w:ascii="Times New Roman" w:hAnsi="Times New Roman" w:cs="Times New Roman" w:hint="eastAsia"/>
            <w:sz w:val="24"/>
            <w:szCs w:val="24"/>
            <w:lang w:eastAsia="zh-CN"/>
          </w:rPr>
          <w:t xml:space="preserve"> </w:t>
        </w:r>
      </w:ins>
      <w:r w:rsidR="008D6563" w:rsidRPr="0055119C">
        <w:rPr>
          <w:rFonts w:ascii="Times New Roman" w:eastAsia="SimSun" w:hAnsi="Times New Roman" w:cs="Times New Roman"/>
          <w:sz w:val="24"/>
          <w:szCs w:val="24"/>
          <w:lang w:eastAsia="zh-CN"/>
        </w:rPr>
        <w:t>to</w:t>
      </w:r>
      <w:r w:rsidR="008D6563">
        <w:rPr>
          <w:rFonts w:ascii="Times New Roman" w:hAnsi="Times New Roman" w:cs="Times New Roman" w:hint="eastAsia"/>
          <w:sz w:val="24"/>
          <w:szCs w:val="24"/>
          <w:lang w:eastAsia="zh-CN"/>
        </w:rPr>
        <w:t xml:space="preserve"> examine</w:t>
      </w:r>
      <w:ins w:id="222" w:author="Jeff Shrager" w:date="2015-09-20T09:11:00Z">
        <w:r w:rsidR="007035DD">
          <w:rPr>
            <w:rFonts w:ascii="Times New Roman" w:hAnsi="Times New Roman" w:cs="Times New Roman"/>
            <w:sz w:val="24"/>
            <w:szCs w:val="24"/>
            <w:lang w:eastAsia="zh-CN"/>
          </w:rPr>
          <w:t>,</w:t>
        </w:r>
      </w:ins>
      <w:r w:rsidR="008D6563" w:rsidRPr="0055119C">
        <w:rPr>
          <w:rFonts w:ascii="Times New Roman" w:eastAsia="SimSun" w:hAnsi="Times New Roman" w:cs="Times New Roman"/>
          <w:sz w:val="24"/>
          <w:szCs w:val="24"/>
          <w:lang w:eastAsia="zh-CN"/>
        </w:rPr>
        <w:t xml:space="preserve"> </w:t>
      </w:r>
      <w:ins w:id="223" w:author="Jeff Shrager" w:date="2015-09-20T09:11:00Z">
        <w:r w:rsidR="007035DD">
          <w:rPr>
            <w:rFonts w:ascii="Times New Roman" w:eastAsia="SimSun" w:hAnsi="Times New Roman" w:cs="Times New Roman"/>
            <w:sz w:val="24"/>
            <w:szCs w:val="24"/>
            <w:lang w:eastAsia="zh-CN"/>
          </w:rPr>
          <w:t xml:space="preserve">in much detail greater than any currently available, </w:t>
        </w:r>
      </w:ins>
      <w:del w:id="224" w:author="Jeff Shrager" w:date="2015-09-20T09:11:00Z">
        <w:r w:rsidR="008D6563" w:rsidRPr="0055119C" w:rsidDel="007035DD">
          <w:rPr>
            <w:rFonts w:ascii="Times New Roman" w:eastAsia="SimSun" w:hAnsi="Times New Roman" w:cs="Times New Roman"/>
            <w:sz w:val="24"/>
            <w:szCs w:val="24"/>
            <w:lang w:eastAsia="zh-CN"/>
          </w:rPr>
          <w:delText xml:space="preserve">whether </w:delText>
        </w:r>
      </w:del>
      <w:ins w:id="225" w:author="Jeff Shrager" w:date="2015-09-20T09:11:00Z">
        <w:r w:rsidR="007035DD">
          <w:rPr>
            <w:rFonts w:ascii="Times New Roman" w:eastAsia="SimSun" w:hAnsi="Times New Roman" w:cs="Times New Roman"/>
            <w:sz w:val="24"/>
            <w:szCs w:val="24"/>
            <w:lang w:eastAsia="zh-CN"/>
          </w:rPr>
          <w:t>how</w:t>
        </w:r>
        <w:r w:rsidR="007035DD" w:rsidRPr="0055119C">
          <w:rPr>
            <w:rFonts w:ascii="Times New Roman" w:eastAsia="SimSun" w:hAnsi="Times New Roman" w:cs="Times New Roman"/>
            <w:sz w:val="24"/>
            <w:szCs w:val="24"/>
            <w:lang w:eastAsia="zh-CN"/>
          </w:rPr>
          <w:t xml:space="preserve"> </w:t>
        </w:r>
      </w:ins>
      <w:del w:id="226" w:author="Jeff Shrager" w:date="2015-09-20T09:11:00Z">
        <w:r w:rsidR="008D6563" w:rsidRPr="0055119C" w:rsidDel="007035DD">
          <w:rPr>
            <w:rFonts w:ascii="Times New Roman" w:eastAsia="SimSun" w:hAnsi="Times New Roman" w:cs="Times New Roman"/>
            <w:sz w:val="24"/>
            <w:szCs w:val="24"/>
            <w:lang w:eastAsia="zh-CN"/>
          </w:rPr>
          <w:delText xml:space="preserve">teaching retrieval strategy use can be unprecedented by </w:delText>
        </w:r>
      </w:del>
      <w:r w:rsidR="008D6563" w:rsidRPr="0055119C">
        <w:rPr>
          <w:rFonts w:ascii="Times New Roman" w:eastAsia="SimSun" w:hAnsi="Times New Roman" w:cs="Times New Roman"/>
          <w:sz w:val="24"/>
          <w:szCs w:val="24"/>
          <w:lang w:eastAsia="zh-CN"/>
        </w:rPr>
        <w:t xml:space="preserve">overt strategy </w:t>
      </w:r>
      <w:ins w:id="227" w:author="Jeff Shrager" w:date="2015-09-20T09:11:00Z">
        <w:r w:rsidR="007035DD">
          <w:rPr>
            <w:rFonts w:ascii="Times New Roman" w:eastAsia="SimSun" w:hAnsi="Times New Roman" w:cs="Times New Roman"/>
            <w:sz w:val="24"/>
            <w:szCs w:val="24"/>
            <w:lang w:eastAsia="zh-CN"/>
          </w:rPr>
          <w:t xml:space="preserve">learning and practice </w:t>
        </w:r>
      </w:ins>
      <w:ins w:id="228" w:author="Jeff Shrager" w:date="2015-09-20T09:12:00Z">
        <w:r w:rsidR="007035DD">
          <w:rPr>
            <w:rFonts w:ascii="Times New Roman" w:eastAsia="SimSun" w:hAnsi="Times New Roman" w:cs="Times New Roman"/>
            <w:sz w:val="24"/>
            <w:szCs w:val="24"/>
            <w:lang w:eastAsia="zh-CN"/>
          </w:rPr>
          <w:t>evolve, eventually in</w:t>
        </w:r>
      </w:ins>
      <w:ins w:id="229" w:author="Jeff Shrager" w:date="2015-09-20T09:11:00Z">
        <w:r w:rsidR="007035DD">
          <w:rPr>
            <w:rFonts w:ascii="Times New Roman" w:eastAsia="SimSun" w:hAnsi="Times New Roman" w:cs="Times New Roman"/>
            <w:sz w:val="24"/>
            <w:szCs w:val="24"/>
            <w:lang w:eastAsia="zh-CN"/>
          </w:rPr>
          <w:t>to retrieval</w:t>
        </w:r>
      </w:ins>
      <w:del w:id="230" w:author="Jeff Shrager" w:date="2015-09-20T09:11:00Z">
        <w:r w:rsidR="008D6563" w:rsidRPr="0055119C" w:rsidDel="007035DD">
          <w:rPr>
            <w:rFonts w:ascii="Times New Roman" w:eastAsia="SimSun" w:hAnsi="Times New Roman" w:cs="Times New Roman"/>
            <w:sz w:val="24"/>
            <w:szCs w:val="24"/>
            <w:lang w:eastAsia="zh-CN"/>
          </w:rPr>
          <w:delText>learning</w:delText>
        </w:r>
      </w:del>
      <w:r w:rsidR="008D6563" w:rsidRPr="0055119C">
        <w:rPr>
          <w:rFonts w:ascii="Times New Roman" w:eastAsia="SimSun" w:hAnsi="Times New Roman" w:cs="Times New Roman"/>
          <w:sz w:val="24"/>
          <w:szCs w:val="24"/>
          <w:lang w:eastAsia="zh-CN"/>
        </w:rPr>
        <w:t xml:space="preserve"> (Hypothesis 2B)</w:t>
      </w:r>
      <w:r w:rsidR="008D6563" w:rsidRPr="0055119C">
        <w:rPr>
          <w:rFonts w:ascii="Times New Roman" w:eastAsia="SimSun" w:hAnsi="Times New Roman" w:cs="Times New Roman"/>
          <w:sz w:val="24"/>
          <w:szCs w:val="24"/>
        </w:rPr>
        <w:t>.</w:t>
      </w:r>
      <w:commentRangeEnd w:id="210"/>
      <w:r w:rsidR="004D792F">
        <w:rPr>
          <w:rStyle w:val="CommentReference"/>
        </w:rPr>
        <w:commentReference w:id="210"/>
      </w:r>
      <w:r w:rsidR="008D6563">
        <w:rPr>
          <w:rFonts w:ascii="Times New Roman" w:hAnsi="Times New Roman" w:cs="Times New Roman" w:hint="eastAsia"/>
          <w:sz w:val="24"/>
          <w:szCs w:val="24"/>
          <w:lang w:eastAsia="zh-CN"/>
        </w:rPr>
        <w:t xml:space="preserve"> </w:t>
      </w:r>
      <w:del w:id="231" w:author="Jeff Shrager" w:date="2015-09-20T09:13:00Z">
        <w:r w:rsidR="008D6563" w:rsidDel="00F33AD1">
          <w:rPr>
            <w:rFonts w:ascii="Times New Roman" w:hAnsi="Times New Roman" w:cs="Times New Roman" w:hint="eastAsia"/>
            <w:sz w:val="24"/>
            <w:szCs w:val="24"/>
            <w:lang w:eastAsia="zh-CN"/>
          </w:rPr>
          <w:delText xml:space="preserve">For the </w:delText>
        </w:r>
        <w:r w:rsidRPr="001B129B" w:rsidDel="00F33AD1">
          <w:rPr>
            <w:rFonts w:ascii="Times New Roman" w:hAnsi="Times New Roman" w:cs="Times New Roman"/>
            <w:i/>
            <w:sz w:val="24"/>
            <w:szCs w:val="24"/>
            <w:u w:val="single"/>
            <w:lang w:eastAsia="zh-CN"/>
          </w:rPr>
          <w:delText>neuroimaging</w:delText>
        </w:r>
        <w:r w:rsidR="008D6563" w:rsidDel="00F33AD1">
          <w:rPr>
            <w:rFonts w:ascii="Times New Roman" w:hAnsi="Times New Roman" w:cs="Times New Roman" w:hint="eastAsia"/>
            <w:sz w:val="24"/>
            <w:szCs w:val="24"/>
            <w:lang w:eastAsia="zh-CN"/>
          </w:rPr>
          <w:delText xml:space="preserve"> part,</w:delText>
        </w:r>
      </w:del>
      <w:del w:id="232" w:author="Jeff Shrager" w:date="2015-09-20T09:14:00Z">
        <w:r w:rsidR="008D6563" w:rsidDel="00F33AD1">
          <w:rPr>
            <w:rFonts w:ascii="Times New Roman" w:hAnsi="Times New Roman" w:cs="Times New Roman" w:hint="eastAsia"/>
            <w:sz w:val="24"/>
            <w:szCs w:val="24"/>
            <w:lang w:eastAsia="zh-CN"/>
          </w:rPr>
          <w:delText xml:space="preserve"> </w:delText>
        </w:r>
      </w:del>
      <w:r w:rsidRPr="001B129B">
        <w:rPr>
          <w:rFonts w:ascii="Times New Roman" w:eastAsia="SimSun" w:hAnsi="Times New Roman" w:cs="Times New Roman"/>
          <w:sz w:val="24"/>
          <w:szCs w:val="24"/>
          <w:lang w:eastAsia="zh-CN"/>
        </w:rPr>
        <w:t xml:space="preserve">I </w:t>
      </w:r>
      <w:del w:id="233" w:author="Jeff Shrager" w:date="2015-09-20T09:14:00Z">
        <w:r w:rsidRPr="001B129B" w:rsidDel="00F33AD1">
          <w:rPr>
            <w:rFonts w:ascii="Times New Roman" w:eastAsia="SimSun" w:hAnsi="Times New Roman" w:cs="Times New Roman"/>
            <w:sz w:val="24"/>
            <w:szCs w:val="24"/>
            <w:lang w:eastAsia="zh-CN"/>
          </w:rPr>
          <w:delText>propose</w:delText>
        </w:r>
      </w:del>
      <w:ins w:id="234" w:author="Jeff Shrager" w:date="2015-09-20T09:14:00Z">
        <w:r w:rsidR="00F33AD1">
          <w:rPr>
            <w:rFonts w:ascii="Times New Roman" w:eastAsia="SimSun" w:hAnsi="Times New Roman" w:cs="Times New Roman"/>
            <w:sz w:val="24"/>
            <w:szCs w:val="24"/>
            <w:lang w:eastAsia="zh-CN"/>
          </w:rPr>
          <w:t>will</w:t>
        </w:r>
      </w:ins>
      <w:ins w:id="235" w:author="Jeff Shrager" w:date="2015-09-20T09:15:00Z">
        <w:r w:rsidR="00F33AD1">
          <w:rPr>
            <w:rFonts w:ascii="Times New Roman" w:eastAsia="SimSun" w:hAnsi="Times New Roman" w:cs="Times New Roman"/>
            <w:sz w:val="24"/>
            <w:szCs w:val="24"/>
            <w:lang w:eastAsia="zh-CN"/>
          </w:rPr>
          <w:t xml:space="preserve"> conduct</w:t>
        </w:r>
        <w:r w:rsidR="007D0137">
          <w:rPr>
            <w:rFonts w:ascii="Times New Roman" w:eastAsia="SimSun" w:hAnsi="Times New Roman" w:cs="Times New Roman"/>
            <w:sz w:val="24"/>
            <w:szCs w:val="24"/>
            <w:lang w:eastAsia="zh-CN"/>
          </w:rPr>
          <w:t xml:space="preserve"> additional </w:t>
        </w:r>
        <w:r w:rsidR="007D0137" w:rsidRPr="001B129B">
          <w:rPr>
            <w:rFonts w:ascii="Times New Roman" w:hAnsi="Times New Roman" w:cs="Times New Roman"/>
            <w:i/>
            <w:sz w:val="24"/>
            <w:szCs w:val="24"/>
            <w:u w:val="single"/>
            <w:lang w:eastAsia="zh-CN"/>
          </w:rPr>
          <w:t>neuroimaging</w:t>
        </w:r>
        <w:r w:rsidR="007D0137">
          <w:rPr>
            <w:rFonts w:ascii="Times New Roman" w:eastAsia="SimSun" w:hAnsi="Times New Roman" w:cs="Times New Roman"/>
            <w:sz w:val="24"/>
            <w:szCs w:val="24"/>
            <w:lang w:eastAsia="zh-CN"/>
          </w:rPr>
          <w:t xml:space="preserve"> analyses</w:t>
        </w:r>
      </w:ins>
      <w:r w:rsidR="008D6563">
        <w:rPr>
          <w:rFonts w:ascii="Times New Roman" w:hAnsi="Times New Roman" w:cs="Times New Roman" w:hint="eastAsia"/>
          <w:sz w:val="24"/>
          <w:szCs w:val="24"/>
          <w:lang w:eastAsia="zh-CN"/>
        </w:rPr>
        <w:t>: (a)</w:t>
      </w:r>
      <w:r w:rsidRPr="001B129B">
        <w:rPr>
          <w:rFonts w:ascii="Times New Roman" w:eastAsia="SimSun" w:hAnsi="Times New Roman" w:cs="Times New Roman"/>
          <w:sz w:val="24"/>
          <w:szCs w:val="24"/>
          <w:lang w:eastAsia="zh-CN"/>
        </w:rPr>
        <w:t xml:space="preserve"> </w:t>
      </w:r>
      <w:del w:id="236" w:author="Jeff Shrager" w:date="2015-09-20T09:15:00Z">
        <w:r w:rsidRPr="001B129B" w:rsidDel="00710692">
          <w:rPr>
            <w:rFonts w:ascii="Times New Roman" w:eastAsia="SimSun" w:hAnsi="Times New Roman" w:cs="Times New Roman"/>
            <w:sz w:val="24"/>
            <w:szCs w:val="24"/>
            <w:lang w:eastAsia="zh-CN"/>
          </w:rPr>
          <w:delText xml:space="preserve">a </w:delText>
        </w:r>
      </w:del>
      <w:r w:rsidRPr="001B129B">
        <w:rPr>
          <w:rFonts w:ascii="Times New Roman" w:eastAsia="SimSun" w:hAnsi="Times New Roman" w:cs="Times New Roman"/>
          <w:sz w:val="24"/>
          <w:szCs w:val="24"/>
          <w:lang w:eastAsia="zh-CN"/>
        </w:rPr>
        <w:t>dynamic causal modeling (DCM) analysis</w:t>
      </w:r>
      <w:r>
        <w:rPr>
          <w:rFonts w:ascii="Times New Roman" w:hAnsi="Times New Roman" w:cs="Times New Roman"/>
          <w:sz w:val="24"/>
          <w:szCs w:val="24"/>
          <w:lang w:eastAsia="zh-CN"/>
        </w:rPr>
        <w:fldChar w:fldCharType="begin">
          <w:fldData xml:space="preserve">PEVuZE5vdGU+PENpdGU+PEF1dGhvcj5GcmlzdG9uPC9BdXRob3I+PFllYXI+MjAxMTwvWWVhcj48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cmVjb3JkPjwvQ2l0ZT48L0VuZE5vdGU+
</w:fldData>
        </w:fldChar>
      </w:r>
      <w:r w:rsidR="00DB5A93">
        <w:rPr>
          <w:rFonts w:ascii="Times New Roman" w:hAnsi="Times New Roman" w:cs="Times New Roman"/>
          <w:sz w:val="24"/>
          <w:szCs w:val="24"/>
          <w:lang w:eastAsia="zh-CN"/>
        </w:rPr>
        <w:instrText xml:space="preserve"> ADDIN EN.CITE </w:instrText>
      </w:r>
      <w:r>
        <w:rPr>
          <w:rFonts w:ascii="Times New Roman" w:hAnsi="Times New Roman" w:cs="Times New Roman"/>
          <w:sz w:val="24"/>
          <w:szCs w:val="24"/>
          <w:lang w:eastAsia="zh-CN"/>
        </w:rPr>
        <w:fldChar w:fldCharType="begin">
          <w:fldData xml:space="preserve">PEVuZE5vdGU+PENpdGU+PEF1dGhvcj5GcmlzdG9uPC9BdXRob3I+PFllYXI+MjAxMTwvWWVhcj48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cmVjb3JkPjwvQ2l0ZT48L0VuZE5vdGU+
</w:fldData>
        </w:fldChar>
      </w:r>
      <w:r w:rsidR="00DB5A93">
        <w:rPr>
          <w:rFonts w:ascii="Times New Roman" w:hAnsi="Times New Roman" w:cs="Times New Roman"/>
          <w:sz w:val="24"/>
          <w:szCs w:val="24"/>
          <w:lang w:eastAsia="zh-CN"/>
        </w:rPr>
        <w:instrText xml:space="preserve"> ADDIN EN.CITE.DATA </w:instrText>
      </w:r>
      <w:r>
        <w:rPr>
          <w:rFonts w:ascii="Times New Roman" w:hAnsi="Times New Roman" w:cs="Times New Roman"/>
          <w:sz w:val="24"/>
          <w:szCs w:val="24"/>
          <w:lang w:eastAsia="zh-CN"/>
        </w:rPr>
      </w:r>
      <w:r>
        <w:rPr>
          <w:rFonts w:ascii="Times New Roman" w:hAnsi="Times New Roman" w:cs="Times New Roman"/>
          <w:sz w:val="24"/>
          <w:szCs w:val="24"/>
          <w:lang w:eastAsia="zh-CN"/>
        </w:rPr>
        <w:fldChar w:fldCharType="end"/>
      </w:r>
      <w:r>
        <w:rPr>
          <w:rFonts w:ascii="Times New Roman" w:hAnsi="Times New Roman" w:cs="Times New Roman"/>
          <w:sz w:val="24"/>
          <w:szCs w:val="24"/>
          <w:lang w:eastAsia="zh-CN"/>
        </w:rPr>
      </w:r>
      <w:r>
        <w:rPr>
          <w:rFonts w:ascii="Times New Roman" w:hAnsi="Times New Roman" w:cs="Times New Roman"/>
          <w:sz w:val="24"/>
          <w:szCs w:val="24"/>
          <w:lang w:eastAsia="zh-CN"/>
        </w:rPr>
        <w:fldChar w:fldCharType="separate"/>
      </w:r>
      <w:hyperlink w:anchor="_ENREF_20" w:tooltip="Cho, 2012 #1312" w:history="1">
        <w:r w:rsidR="00DB5A93" w:rsidRPr="00DB5A93">
          <w:rPr>
            <w:rFonts w:ascii="Times New Roman" w:hAnsi="Times New Roman" w:cs="Times New Roman"/>
            <w:noProof/>
            <w:sz w:val="24"/>
            <w:szCs w:val="24"/>
            <w:vertAlign w:val="superscript"/>
            <w:lang w:eastAsia="zh-CN"/>
          </w:rPr>
          <w:t>20</w:t>
        </w:r>
      </w:hyperlink>
      <w:r w:rsidR="00DB5A93" w:rsidRPr="00DB5A93">
        <w:rPr>
          <w:rFonts w:ascii="Times New Roman" w:hAnsi="Times New Roman" w:cs="Times New Roman"/>
          <w:noProof/>
          <w:sz w:val="24"/>
          <w:szCs w:val="24"/>
          <w:vertAlign w:val="superscript"/>
          <w:lang w:eastAsia="zh-CN"/>
        </w:rPr>
        <w:t xml:space="preserve">, </w:t>
      </w:r>
      <w:hyperlink w:anchor="_ENREF_37" w:tooltip="Friston, 2011 #1329" w:history="1">
        <w:r w:rsidR="00DB5A93" w:rsidRPr="00DB5A93">
          <w:rPr>
            <w:rFonts w:ascii="Times New Roman" w:hAnsi="Times New Roman" w:cs="Times New Roman"/>
            <w:noProof/>
            <w:sz w:val="24"/>
            <w:szCs w:val="24"/>
            <w:vertAlign w:val="superscript"/>
            <w:lang w:eastAsia="zh-CN"/>
          </w:rPr>
          <w:t>37</w:t>
        </w:r>
      </w:hyperlink>
      <w:r w:rsidR="00DB5A93" w:rsidRPr="00DB5A93">
        <w:rPr>
          <w:rFonts w:ascii="Times New Roman" w:hAnsi="Times New Roman" w:cs="Times New Roman"/>
          <w:noProof/>
          <w:sz w:val="24"/>
          <w:szCs w:val="24"/>
          <w:vertAlign w:val="superscript"/>
          <w:lang w:eastAsia="zh-CN"/>
        </w:rPr>
        <w:t xml:space="preserve">, </w:t>
      </w:r>
      <w:hyperlink w:anchor="_ENREF_38" w:tooltip="Uddin, 2011 #1330" w:history="1">
        <w:r w:rsidR="00DB5A93" w:rsidRPr="00DB5A93">
          <w:rPr>
            <w:rFonts w:ascii="Times New Roman" w:hAnsi="Times New Roman" w:cs="Times New Roman"/>
            <w:noProof/>
            <w:sz w:val="24"/>
            <w:szCs w:val="24"/>
            <w:vertAlign w:val="superscript"/>
            <w:lang w:eastAsia="zh-CN"/>
          </w:rPr>
          <w:t>38</w:t>
        </w:r>
      </w:hyperlink>
      <w:r>
        <w:rPr>
          <w:rFonts w:ascii="Times New Roman" w:hAnsi="Times New Roman" w:cs="Times New Roman"/>
          <w:sz w:val="24"/>
          <w:szCs w:val="24"/>
          <w:lang w:eastAsia="zh-CN"/>
        </w:rPr>
        <w:fldChar w:fldCharType="end"/>
      </w:r>
      <w:r w:rsidRPr="001B129B">
        <w:rPr>
          <w:rFonts w:ascii="Times New Roman" w:eastAsia="SimSun" w:hAnsi="Times New Roman" w:cs="Times New Roman"/>
          <w:sz w:val="24"/>
          <w:szCs w:val="24"/>
          <w:lang w:eastAsia="zh-CN"/>
        </w:rPr>
        <w:t xml:space="preserve"> on</w:t>
      </w:r>
      <w:r w:rsidR="00581542" w:rsidRPr="00581542">
        <w:rPr>
          <w:rFonts w:ascii="Times New Roman" w:hAnsi="Times New Roman" w:cs="Times New Roman"/>
          <w:sz w:val="24"/>
          <w:szCs w:val="24"/>
          <w:lang w:eastAsia="zh-CN"/>
        </w:rPr>
        <w:t xml:space="preserve"> data from</w:t>
      </w:r>
      <w:r w:rsidRPr="001B129B">
        <w:rPr>
          <w:rFonts w:ascii="Times New Roman" w:eastAsia="SimSun" w:hAnsi="Times New Roman" w:cs="Times New Roman"/>
          <w:sz w:val="24"/>
          <w:szCs w:val="24"/>
          <w:lang w:eastAsia="zh-CN"/>
        </w:rPr>
        <w:t xml:space="preserve"> Qin et al. (2014)</w:t>
      </w:r>
      <w:r w:rsidR="008D6563">
        <w:rPr>
          <w:rFonts w:ascii="Times New Roman" w:hAnsi="Times New Roman" w:cs="Times New Roman" w:hint="eastAsia"/>
          <w:sz w:val="24"/>
          <w:szCs w:val="24"/>
          <w:lang w:eastAsia="zh-CN"/>
        </w:rPr>
        <w:t xml:space="preserve"> and (b) </w:t>
      </w:r>
      <w:r w:rsidR="008D6563">
        <w:rPr>
          <w:rFonts w:ascii="Times New Roman" w:hAnsi="Times New Roman" w:cs="Times New Roman"/>
          <w:sz w:val="24"/>
          <w:szCs w:val="24"/>
          <w:lang w:eastAsia="zh-CN"/>
        </w:rPr>
        <w:t>functional</w:t>
      </w:r>
      <w:r w:rsidR="008D6563">
        <w:rPr>
          <w:rFonts w:ascii="Times New Roman" w:hAnsi="Times New Roman" w:cs="Times New Roman" w:hint="eastAsia"/>
          <w:sz w:val="24"/>
          <w:szCs w:val="24"/>
          <w:lang w:eastAsia="zh-CN"/>
        </w:rPr>
        <w:t xml:space="preserve"> connectivity analysis on resting-state</w:t>
      </w:r>
      <w:r w:rsidR="002C1BDF">
        <w:rPr>
          <w:rFonts w:ascii="Times New Roman" w:hAnsi="Times New Roman" w:cs="Times New Roman" w:hint="eastAsia"/>
          <w:sz w:val="24"/>
          <w:szCs w:val="24"/>
          <w:lang w:eastAsia="zh-CN"/>
        </w:rPr>
        <w:t xml:space="preserve"> data and DTI analysis from the same dataset</w:t>
      </w:r>
      <w:r w:rsidRPr="001B129B">
        <w:rPr>
          <w:rFonts w:ascii="Times New Roman" w:eastAsia="SimSun" w:hAnsi="Times New Roman" w:cs="Times New Roman"/>
          <w:sz w:val="24"/>
          <w:szCs w:val="24"/>
          <w:lang w:eastAsia="zh-CN"/>
        </w:rPr>
        <w:t xml:space="preserve"> to investigate the role of prefrontal cortex in information control </w:t>
      </w:r>
      <w:r w:rsidR="008D6563">
        <w:rPr>
          <w:rFonts w:ascii="Times New Roman" w:hAnsi="Times New Roman" w:cs="Times New Roman" w:hint="eastAsia"/>
          <w:sz w:val="24"/>
          <w:szCs w:val="24"/>
          <w:lang w:eastAsia="zh-CN"/>
        </w:rPr>
        <w:t>and the dynamic evol</w:t>
      </w:r>
      <w:ins w:id="237" w:author="Jeff Shrager" w:date="2015-09-20T09:16:00Z">
        <w:r w:rsidR="00C83578">
          <w:rPr>
            <w:rFonts w:ascii="Times New Roman" w:hAnsi="Times New Roman" w:cs="Times New Roman"/>
            <w:sz w:val="24"/>
            <w:szCs w:val="24"/>
            <w:lang w:eastAsia="zh-CN"/>
          </w:rPr>
          <w:t>ution</w:t>
        </w:r>
      </w:ins>
      <w:del w:id="238" w:author="Jeff Shrager" w:date="2015-09-20T09:16:00Z">
        <w:r w:rsidR="008D6563" w:rsidDel="00C83578">
          <w:rPr>
            <w:rFonts w:ascii="Times New Roman" w:hAnsi="Times New Roman" w:cs="Times New Roman" w:hint="eastAsia"/>
            <w:sz w:val="24"/>
            <w:szCs w:val="24"/>
            <w:lang w:eastAsia="zh-CN"/>
          </w:rPr>
          <w:delText>vement</w:delText>
        </w:r>
      </w:del>
      <w:r w:rsidR="008D6563">
        <w:rPr>
          <w:rFonts w:ascii="Times New Roman" w:hAnsi="Times New Roman" w:cs="Times New Roman" w:hint="eastAsia"/>
          <w:sz w:val="24"/>
          <w:szCs w:val="24"/>
          <w:lang w:eastAsia="zh-CN"/>
        </w:rPr>
        <w:t xml:space="preserve"> of this brain network </w:t>
      </w:r>
      <w:r w:rsidRPr="001B129B">
        <w:rPr>
          <w:rFonts w:ascii="Times New Roman" w:eastAsia="SimSun" w:hAnsi="Times New Roman" w:cs="Times New Roman"/>
          <w:sz w:val="24"/>
          <w:szCs w:val="24"/>
          <w:lang w:eastAsia="zh-CN"/>
        </w:rPr>
        <w:t>over the development</w:t>
      </w:r>
      <w:ins w:id="239" w:author="Jeff Shrager" w:date="2015-09-20T09:16:00Z">
        <w:r w:rsidR="0089505C">
          <w:rPr>
            <w:rFonts w:ascii="Times New Roman" w:eastAsia="SimSun" w:hAnsi="Times New Roman" w:cs="Times New Roman"/>
            <w:sz w:val="24"/>
            <w:szCs w:val="24"/>
            <w:lang w:eastAsia="zh-CN"/>
          </w:rPr>
          <w:t xml:space="preserve"> </w:t>
        </w:r>
      </w:ins>
      <w:del w:id="240" w:author="Jeff Shrager" w:date="2015-09-20T09:16:00Z">
        <w:r w:rsidR="002C1BDF" w:rsidDel="0089505C">
          <w:rPr>
            <w:rFonts w:ascii="Times New Roman" w:hAnsi="Times New Roman" w:cs="Times New Roman" w:hint="eastAsia"/>
            <w:sz w:val="24"/>
            <w:szCs w:val="24"/>
            <w:lang w:eastAsia="zh-CN"/>
          </w:rPr>
          <w:delText xml:space="preserve">, both functionally and structurally </w:delText>
        </w:r>
      </w:del>
      <w:del w:id="241" w:author="Jeff Shrager" w:date="2015-09-20T09:15:00Z">
        <w:r w:rsidRPr="001B129B" w:rsidDel="00A17621">
          <w:rPr>
            <w:rFonts w:ascii="Times New Roman" w:eastAsia="SimSun" w:hAnsi="Times New Roman" w:cs="Times New Roman"/>
            <w:sz w:val="24"/>
            <w:szCs w:val="24"/>
            <w:lang w:eastAsia="zh-CN"/>
          </w:rPr>
          <w:delText xml:space="preserve"> </w:delText>
        </w:r>
      </w:del>
      <w:r w:rsidRPr="001B129B">
        <w:rPr>
          <w:rFonts w:ascii="Times New Roman" w:eastAsia="SimSun" w:hAnsi="Times New Roman" w:cs="Times New Roman"/>
          <w:sz w:val="24"/>
          <w:szCs w:val="24"/>
          <w:lang w:eastAsia="zh-CN"/>
        </w:rPr>
        <w:t>(Hypothesis 2A).</w:t>
      </w:r>
    </w:p>
    <w:p w14:paraId="12A3193F" w14:textId="6AC6CFA8" w:rsidR="00F65FB8" w:rsidRPr="00AC37BB" w:rsidRDefault="00581542">
      <w:pPr>
        <w:rPr>
          <w:rFonts w:ascii="Times New Roman" w:hAnsi="Times New Roman" w:cs="Times New Roman"/>
          <w:color w:val="000000"/>
          <w:sz w:val="24"/>
          <w:szCs w:val="24"/>
          <w:lang w:eastAsia="zh-CN"/>
        </w:rPr>
      </w:pPr>
      <w:r>
        <w:rPr>
          <w:rFonts w:ascii="Times New Roman" w:hAnsi="Times New Roman" w:cs="Times New Roman"/>
          <w:b/>
          <w:sz w:val="24"/>
          <w:szCs w:val="24"/>
          <w:u w:val="single"/>
          <w:lang w:eastAsia="zh-CN"/>
        </w:rPr>
        <w:t>Part</w:t>
      </w:r>
      <w:r>
        <w:rPr>
          <w:rFonts w:ascii="Times New Roman" w:hAnsi="Times New Roman" w:cs="Times New Roman"/>
          <w:b/>
          <w:sz w:val="24"/>
          <w:szCs w:val="24"/>
          <w:u w:val="single"/>
        </w:rPr>
        <w:t xml:space="preserve"> </w:t>
      </w:r>
      <w:r>
        <w:rPr>
          <w:rFonts w:ascii="Times New Roman" w:hAnsi="Times New Roman" w:cs="Times New Roman"/>
          <w:b/>
          <w:sz w:val="24"/>
          <w:szCs w:val="24"/>
          <w:u w:val="single"/>
          <w:lang w:eastAsia="zh-CN"/>
        </w:rPr>
        <w:t>3.</w:t>
      </w:r>
      <w:r w:rsidR="001B129B" w:rsidRPr="001B129B">
        <w:rPr>
          <w:rFonts w:ascii="Times New Roman" w:eastAsia="Arial" w:hAnsi="Times New Roman" w:cs="Times New Roman"/>
          <w:b/>
          <w:color w:val="000000"/>
          <w:sz w:val="24"/>
          <w:szCs w:val="24"/>
        </w:rPr>
        <w:t xml:space="preserve"> </w:t>
      </w:r>
      <w:r w:rsidR="001B129B" w:rsidRPr="001B129B">
        <w:rPr>
          <w:rFonts w:ascii="Times New Roman" w:eastAsia="Arial" w:hAnsi="Times New Roman" w:cs="Times New Roman"/>
          <w:b/>
          <w:i/>
          <w:color w:val="000000"/>
          <w:sz w:val="24"/>
          <w:szCs w:val="24"/>
          <w:lang w:eastAsia="zh-CN"/>
        </w:rPr>
        <w:t>Modeling</w:t>
      </w:r>
      <w:del w:id="242" w:author="Jeff Shrager" w:date="2015-09-20T09:03:00Z">
        <w:r w:rsidR="001B129B" w:rsidRPr="001B129B" w:rsidDel="008E43A4">
          <w:rPr>
            <w:rFonts w:ascii="Times New Roman" w:eastAsia="Arial" w:hAnsi="Times New Roman" w:cs="Times New Roman"/>
            <w:b/>
            <w:i/>
            <w:color w:val="000000"/>
            <w:sz w:val="24"/>
            <w:szCs w:val="24"/>
            <w:lang w:eastAsia="zh-CN"/>
          </w:rPr>
          <w:delText xml:space="preserve"> study proposal</w:delText>
        </w:r>
      </w:del>
      <w:r>
        <w:rPr>
          <w:rFonts w:ascii="Times New Roman" w:hAnsi="Times New Roman" w:cs="Times New Roman"/>
          <w:sz w:val="24"/>
          <w:szCs w:val="24"/>
          <w:lang w:eastAsia="zh-CN"/>
        </w:rPr>
        <w:t xml:space="preserve">. I will </w:t>
      </w:r>
      <w:ins w:id="243" w:author="Jeff Shrager" w:date="2015-09-20T09:16:00Z">
        <w:r w:rsidR="00F34F67">
          <w:rPr>
            <w:rFonts w:ascii="Times New Roman" w:hAnsi="Times New Roman" w:cs="Times New Roman"/>
            <w:sz w:val="24"/>
            <w:szCs w:val="24"/>
            <w:lang w:eastAsia="zh-CN"/>
          </w:rPr>
          <w:t xml:space="preserve">study the </w:t>
        </w:r>
      </w:ins>
      <w:ins w:id="244" w:author="Jeff Shrager" w:date="2015-09-20T09:17:00Z">
        <w:r w:rsidR="00F34F67">
          <w:rPr>
            <w:rFonts w:ascii="Times New Roman" w:hAnsi="Times New Roman" w:cs="Times New Roman"/>
            <w:sz w:val="24"/>
            <w:szCs w:val="24"/>
            <w:lang w:eastAsia="zh-CN"/>
          </w:rPr>
          <w:t xml:space="preserve">effect of the </w:t>
        </w:r>
      </w:ins>
      <w:r>
        <w:rPr>
          <w:rFonts w:ascii="Times New Roman" w:hAnsi="Times New Roman" w:cs="Times New Roman"/>
          <w:sz w:val="24"/>
          <w:szCs w:val="24"/>
          <w:lang w:eastAsia="zh-CN"/>
        </w:rPr>
        <w:t>manipulat</w:t>
      </w:r>
      <w:ins w:id="245" w:author="Jeff Shrager" w:date="2015-09-20T09:17:00Z">
        <w:r w:rsidR="00F34F67">
          <w:rPr>
            <w:rFonts w:ascii="Times New Roman" w:hAnsi="Times New Roman" w:cs="Times New Roman"/>
            <w:sz w:val="24"/>
            <w:szCs w:val="24"/>
            <w:lang w:eastAsia="zh-CN"/>
          </w:rPr>
          <w:t xml:space="preserve">ion of </w:t>
        </w:r>
      </w:ins>
      <w:del w:id="246" w:author="Jeff Shrager" w:date="2015-09-20T09:17:00Z">
        <w:r w:rsidDel="00F34F67">
          <w:rPr>
            <w:rFonts w:ascii="Times New Roman" w:hAnsi="Times New Roman" w:cs="Times New Roman"/>
            <w:sz w:val="24"/>
            <w:szCs w:val="24"/>
            <w:lang w:eastAsia="zh-CN"/>
          </w:rPr>
          <w:delText xml:space="preserve">e the following </w:delText>
        </w:r>
      </w:del>
      <w:ins w:id="247" w:author="Jeff Shrager" w:date="2015-09-20T09:17:00Z">
        <w:r w:rsidR="00F34F67">
          <w:rPr>
            <w:rFonts w:ascii="Times New Roman" w:hAnsi="Times New Roman" w:cs="Times New Roman"/>
            <w:sz w:val="24"/>
            <w:szCs w:val="24"/>
            <w:lang w:eastAsia="zh-CN"/>
          </w:rPr>
          <w:t xml:space="preserve">model </w:t>
        </w:r>
      </w:ins>
      <w:r>
        <w:rPr>
          <w:rFonts w:ascii="Times New Roman" w:hAnsi="Times New Roman" w:cs="Times New Roman"/>
          <w:sz w:val="24"/>
          <w:szCs w:val="24"/>
          <w:lang w:eastAsia="zh-CN"/>
        </w:rPr>
        <w:t>parameters</w:t>
      </w:r>
      <w:del w:id="248" w:author="Jeff Shrager" w:date="2015-09-20T09:17:00Z">
        <w:r w:rsidDel="00F34F67">
          <w:rPr>
            <w:rFonts w:ascii="Times New Roman" w:hAnsi="Times New Roman" w:cs="Times New Roman"/>
            <w:sz w:val="24"/>
            <w:szCs w:val="24"/>
            <w:lang w:eastAsia="zh-CN"/>
          </w:rPr>
          <w:delText xml:space="preserve"> during model training to see their</w:delText>
        </w:r>
      </w:del>
      <w:r>
        <w:rPr>
          <w:rFonts w:ascii="Times New Roman" w:hAnsi="Times New Roman" w:cs="Times New Roman"/>
          <w:sz w:val="24"/>
          <w:szCs w:val="24"/>
          <w:lang w:eastAsia="zh-CN"/>
        </w:rPr>
        <w:t xml:space="preserve"> effect</w:t>
      </w:r>
      <w:del w:id="249" w:author="Jeff Shrager" w:date="2015-09-20T09:17:00Z">
        <w:r w:rsidDel="00F34F67">
          <w:rPr>
            <w:rFonts w:ascii="Times New Roman" w:hAnsi="Times New Roman" w:cs="Times New Roman"/>
            <w:sz w:val="24"/>
            <w:szCs w:val="24"/>
            <w:lang w:eastAsia="zh-CN"/>
          </w:rPr>
          <w:delText>s on model</w:delText>
        </w:r>
      </w:del>
      <w:r>
        <w:rPr>
          <w:rFonts w:ascii="Times New Roman" w:hAnsi="Times New Roman" w:cs="Times New Roman"/>
          <w:sz w:val="24"/>
          <w:szCs w:val="24"/>
          <w:lang w:eastAsia="zh-CN"/>
        </w:rPr>
        <w:t xml:space="preserve"> performance and internal representations for arithmetic and number knowledge</w:t>
      </w:r>
      <w:ins w:id="250" w:author="Jeff Shrager" w:date="2015-09-20T09:17:00Z">
        <w:r w:rsidR="00F34F67">
          <w:rPr>
            <w:rFonts w:ascii="Times New Roman" w:hAnsi="Times New Roman" w:cs="Times New Roman"/>
            <w:sz w:val="24"/>
            <w:szCs w:val="24"/>
            <w:lang w:eastAsia="zh-CN"/>
          </w:rPr>
          <w:t xml:space="preserve">, and correlate these observations with </w:t>
        </w:r>
      </w:ins>
      <w:del w:id="251" w:author="Jeff Shrager" w:date="2015-09-20T09:17:00Z">
        <w:r w:rsidR="00635A0E" w:rsidDel="00F34F67">
          <w:rPr>
            <w:rFonts w:ascii="Times New Roman" w:hAnsi="Times New Roman" w:cs="Times New Roman"/>
            <w:sz w:val="24"/>
            <w:szCs w:val="24"/>
            <w:lang w:eastAsia="zh-CN"/>
          </w:rPr>
          <w:delText xml:space="preserve"> to account for </w:delText>
        </w:r>
      </w:del>
      <w:r w:rsidR="00635A0E">
        <w:rPr>
          <w:rFonts w:ascii="Times New Roman" w:hAnsi="Times New Roman" w:cs="Times New Roman"/>
          <w:sz w:val="24"/>
          <w:szCs w:val="24"/>
          <w:lang w:eastAsia="zh-CN"/>
        </w:rPr>
        <w:t xml:space="preserve">behavioral and neurobiological </w:t>
      </w:r>
      <w:ins w:id="252" w:author="Jeff Shrager" w:date="2015-09-20T09:17:00Z">
        <w:r w:rsidR="00F34F67">
          <w:rPr>
            <w:rFonts w:ascii="Times New Roman" w:hAnsi="Times New Roman" w:cs="Times New Roman"/>
            <w:sz w:val="24"/>
            <w:szCs w:val="24"/>
            <w:lang w:eastAsia="zh-CN"/>
          </w:rPr>
          <w:t xml:space="preserve">knowledge regarding </w:t>
        </w:r>
      </w:ins>
      <w:r w:rsidR="00635A0E">
        <w:rPr>
          <w:rFonts w:ascii="Times New Roman" w:hAnsi="Times New Roman" w:cs="Times New Roman"/>
          <w:sz w:val="24"/>
          <w:szCs w:val="24"/>
          <w:lang w:eastAsia="zh-CN"/>
        </w:rPr>
        <w:t>dysfunctions in DD</w:t>
      </w:r>
      <w:ins w:id="253" w:author="Jeff Shrager" w:date="2015-09-20T09:18:00Z">
        <w:r w:rsidR="004A63B6">
          <w:rPr>
            <w:rFonts w:ascii="Times New Roman" w:hAnsi="Times New Roman" w:cs="Times New Roman"/>
            <w:sz w:val="24"/>
            <w:szCs w:val="24"/>
            <w:lang w:eastAsia="zh-CN"/>
          </w:rPr>
          <w:t xml:space="preserve">. </w:t>
        </w:r>
        <w:commentRangeStart w:id="254"/>
        <w:r w:rsidR="004A63B6">
          <w:rPr>
            <w:rFonts w:ascii="Times New Roman" w:hAnsi="Times New Roman" w:cs="Times New Roman"/>
            <w:sz w:val="24"/>
            <w:szCs w:val="24"/>
            <w:lang w:eastAsia="zh-CN"/>
          </w:rPr>
          <w:t>The specific manipulations will include:</w:t>
        </w:r>
      </w:ins>
      <w:del w:id="255" w:author="Jeff Shrager" w:date="2015-09-20T09:18:00Z">
        <w:r w:rsidDel="004A63B6">
          <w:rPr>
            <w:rFonts w:ascii="Times New Roman" w:hAnsi="Times New Roman" w:cs="Times New Roman"/>
            <w:sz w:val="24"/>
            <w:szCs w:val="24"/>
            <w:lang w:eastAsia="zh-CN"/>
          </w:rPr>
          <w:delText>:</w:delText>
        </w:r>
      </w:del>
      <w:r>
        <w:rPr>
          <w:rFonts w:ascii="Times New Roman" w:hAnsi="Times New Roman" w:cs="Times New Roman"/>
          <w:sz w:val="24"/>
          <w:szCs w:val="24"/>
          <w:lang w:eastAsia="zh-CN"/>
        </w:rPr>
        <w:t xml:space="preserve"> (a) </w:t>
      </w:r>
      <w:r w:rsidR="001B129B" w:rsidRPr="001B129B">
        <w:rPr>
          <w:rFonts w:ascii="Times New Roman" w:eastAsia="Arial" w:hAnsi="Times New Roman" w:cs="Times New Roman"/>
          <w:color w:val="000000"/>
          <w:sz w:val="24"/>
          <w:szCs w:val="24"/>
          <w:u w:val="single"/>
          <w:lang w:eastAsia="zh-CN"/>
        </w:rPr>
        <w:t>learning rate</w:t>
      </w:r>
      <w:r>
        <w:rPr>
          <w:rFonts w:ascii="Times New Roman" w:hAnsi="Times New Roman" w:cs="Times New Roman"/>
          <w:sz w:val="24"/>
          <w:szCs w:val="24"/>
          <w:u w:val="single"/>
          <w:lang w:eastAsia="zh-CN"/>
        </w:rPr>
        <w:t>(LR) and weight decay (WD)</w:t>
      </w:r>
      <w:hyperlink w:anchor="_ENREF_39" w:tooltip="Plaut, 1997 #442" w:history="1">
        <w:r w:rsidR="001B129B" w:rsidRPr="00AC37BB">
          <w:rPr>
            <w:rFonts w:ascii="Times New Roman" w:eastAsia="Arial" w:hAnsi="Times New Roman" w:cs="Times New Roman"/>
            <w:color w:val="000000"/>
            <w:sz w:val="24"/>
            <w:szCs w:val="24"/>
            <w:u w:val="single"/>
            <w:lang w:eastAsia="zh-CN"/>
          </w:rPr>
          <w:fldChar w:fldCharType="begin">
            <w:fldData xml:space="preserve">PEVuZE5vdGU+PENpdGU+PEF1dGhvcj5QbGF1dDwvQXV0aG9yPjxZZWFyPjE5OTc8L1llYXI+PFJl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</w:fldData>
          </w:fldChar>
        </w:r>
        <w:r w:rsidR="00DB5A93">
          <w:rPr>
            <w:rFonts w:ascii="Times New Roman" w:hAnsi="Times New Roman" w:cs="Times New Roman"/>
            <w:sz w:val="24"/>
            <w:szCs w:val="24"/>
            <w:u w:val="single"/>
            <w:lang w:eastAsia="zh-CN"/>
          </w:rPr>
          <w:instrText xml:space="preserve"> ADDIN EN.CITE </w:instrText>
        </w:r>
        <w:r w:rsidR="001B129B">
          <w:rPr>
            <w:rFonts w:ascii="Times New Roman" w:eastAsia="Arial" w:hAnsi="Times New Roman" w:cs="Times New Roman"/>
            <w:color w:val="000000"/>
            <w:sz w:val="24"/>
            <w:szCs w:val="24"/>
            <w:u w:val="single"/>
            <w:lang w:eastAsia="zh-CN"/>
          </w:rPr>
          <w:fldChar w:fldCharType="begin">
            <w:fldData xml:space="preserve">PEVuZE5vdGU+PENpdGU+PEF1dGhvcj5QbGF1dDwvQXV0aG9yPjxZZWFyPjE5OTc8L1llYXI+PFJl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</w:fldData>
          </w:fldChar>
        </w:r>
        <w:r w:rsidR="00DB5A93">
          <w:rPr>
            <w:rFonts w:ascii="Times New Roman" w:hAnsi="Times New Roman" w:cs="Times New Roman"/>
            <w:sz w:val="24"/>
            <w:szCs w:val="24"/>
            <w:u w:val="single"/>
            <w:lang w:eastAsia="zh-CN"/>
          </w:rPr>
          <w:instrText xml:space="preserve"> ADDIN EN.CITE.DATA </w:instrText>
        </w:r>
        <w:r w:rsidR="001B129B">
          <w:rPr>
            <w:rFonts w:ascii="Times New Roman" w:eastAsia="Arial" w:hAnsi="Times New Roman" w:cs="Times New Roman"/>
            <w:color w:val="000000"/>
            <w:sz w:val="24"/>
            <w:szCs w:val="24"/>
            <w:u w:val="single"/>
            <w:lang w:eastAsia="zh-CN"/>
          </w:rPr>
        </w:r>
        <w:r w:rsidR="001B129B">
          <w:rPr>
            <w:rFonts w:ascii="Times New Roman" w:eastAsia="Arial" w:hAnsi="Times New Roman" w:cs="Times New Roman"/>
            <w:color w:val="000000"/>
            <w:sz w:val="24"/>
            <w:szCs w:val="24"/>
            <w:u w:val="single"/>
            <w:lang w:eastAsia="zh-CN"/>
          </w:rPr>
          <w:fldChar w:fldCharType="end"/>
        </w:r>
        <w:r w:rsidR="001B129B" w:rsidRPr="00AC37BB">
          <w:rPr>
            <w:rFonts w:ascii="Times New Roman" w:eastAsia="Arial" w:hAnsi="Times New Roman" w:cs="Times New Roman"/>
            <w:color w:val="000000"/>
            <w:sz w:val="24"/>
            <w:szCs w:val="24"/>
            <w:u w:val="single"/>
            <w:lang w:eastAsia="zh-CN"/>
          </w:rPr>
        </w:r>
        <w:r w:rsidR="001B129B" w:rsidRPr="00AC37BB">
          <w:rPr>
            <w:rFonts w:ascii="Times New Roman" w:eastAsia="Arial" w:hAnsi="Times New Roman" w:cs="Times New Roman"/>
            <w:color w:val="000000"/>
            <w:sz w:val="24"/>
            <w:szCs w:val="24"/>
            <w:u w:val="single"/>
            <w:lang w:eastAsia="zh-CN"/>
          </w:rPr>
          <w:fldChar w:fldCharType="separate"/>
        </w:r>
        <w:r w:rsidR="00DB5A93" w:rsidRPr="00DB5A93">
          <w:rPr>
            <w:rFonts w:ascii="Times New Roman" w:hAnsi="Times New Roman" w:cs="Times New Roman"/>
            <w:noProof/>
            <w:sz w:val="24"/>
            <w:szCs w:val="24"/>
            <w:u w:val="single"/>
            <w:vertAlign w:val="superscript"/>
            <w:lang w:eastAsia="zh-CN"/>
          </w:rPr>
          <w:t>39-41</w:t>
        </w:r>
        <w:r w:rsidR="001B129B" w:rsidRPr="00AC37BB">
          <w:rPr>
            <w:rFonts w:ascii="Times New Roman" w:eastAsia="Arial" w:hAnsi="Times New Roman" w:cs="Times New Roman"/>
            <w:color w:val="000000"/>
            <w:sz w:val="24"/>
            <w:szCs w:val="24"/>
            <w:u w:val="single"/>
            <w:lang w:eastAsia="zh-CN"/>
          </w:rPr>
          <w:fldChar w:fldCharType="end"/>
        </w:r>
      </w:hyperlink>
      <w:r>
        <w:rPr>
          <w:rFonts w:ascii="Times New Roman" w:hAnsi="Times New Roman" w:cs="Times New Roman"/>
          <w:sz w:val="24"/>
          <w:szCs w:val="24"/>
          <w:lang w:eastAsia="zh-CN"/>
        </w:rPr>
        <w:t>: as synaptic plasticity for learning; (b) number of processing units (NPU)</w:t>
      </w:r>
      <w:r w:rsidR="001B129B" w:rsidRPr="00AC37BB">
        <w:rPr>
          <w:rFonts w:ascii="Times New Roman" w:eastAsia="Arial" w:hAnsi="Times New Roman" w:cs="Times New Roman"/>
          <w:color w:val="000000"/>
          <w:sz w:val="24"/>
          <w:szCs w:val="24"/>
          <w:lang w:eastAsia="zh-CN"/>
        </w:rPr>
        <w:fldChar w:fldCharType="begin">
          <w:fldData xml:space="preserve">PEVuZE5vdGU+PENpdGU+PEF1dGhvcj5EaWxraW5hPC9BdXRob3I+PFllYXI+MjAwODwvWWVhcj48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</w:fldData>
        </w:fldChar>
      </w:r>
      <w:r w:rsidR="00DB5A93">
        <w:rPr>
          <w:rFonts w:ascii="Times New Roman" w:hAnsi="Times New Roman" w:cs="Times New Roman"/>
          <w:sz w:val="24"/>
          <w:szCs w:val="24"/>
          <w:lang w:eastAsia="zh-CN"/>
        </w:rPr>
        <w:instrText xml:space="preserve"> ADDIN EN.CITE </w:instrText>
      </w:r>
      <w:r w:rsidR="001B129B">
        <w:rPr>
          <w:rFonts w:ascii="Times New Roman" w:eastAsia="Arial" w:hAnsi="Times New Roman" w:cs="Times New Roman"/>
          <w:color w:val="000000"/>
          <w:sz w:val="24"/>
          <w:szCs w:val="24"/>
          <w:lang w:eastAsia="zh-CN"/>
        </w:rPr>
        <w:fldChar w:fldCharType="begin">
          <w:fldData xml:space="preserve">PEVuZE5vdGU+PENpdGU+PEF1dGhvcj5EaWxraW5hPC9BdXRob3I+PFllYXI+MjAwODwvWWVhcj48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</w:fldData>
        </w:fldChar>
      </w:r>
      <w:r w:rsidR="00DB5A93">
        <w:rPr>
          <w:rFonts w:ascii="Times New Roman" w:hAnsi="Times New Roman" w:cs="Times New Roman"/>
          <w:sz w:val="24"/>
          <w:szCs w:val="24"/>
          <w:lang w:eastAsia="zh-CN"/>
        </w:rPr>
        <w:instrText xml:space="preserve"> ADDIN EN.CITE.DATA </w:instrText>
      </w:r>
      <w:r w:rsidR="001B129B">
        <w:rPr>
          <w:rFonts w:ascii="Times New Roman" w:eastAsia="Arial" w:hAnsi="Times New Roman" w:cs="Times New Roman"/>
          <w:color w:val="000000"/>
          <w:sz w:val="24"/>
          <w:szCs w:val="24"/>
          <w:lang w:eastAsia="zh-CN"/>
        </w:rPr>
      </w:r>
      <w:r w:rsidR="001B129B">
        <w:rPr>
          <w:rFonts w:ascii="Times New Roman" w:eastAsia="Arial" w:hAnsi="Times New Roman" w:cs="Times New Roman"/>
          <w:color w:val="000000"/>
          <w:sz w:val="24"/>
          <w:szCs w:val="24"/>
          <w:lang w:eastAsia="zh-CN"/>
        </w:rPr>
        <w:fldChar w:fldCharType="end"/>
      </w:r>
      <w:r w:rsidR="001B129B" w:rsidRPr="00AC37BB">
        <w:rPr>
          <w:rFonts w:ascii="Times New Roman" w:eastAsia="Arial" w:hAnsi="Times New Roman" w:cs="Times New Roman"/>
          <w:color w:val="000000"/>
          <w:sz w:val="24"/>
          <w:szCs w:val="24"/>
          <w:lang w:eastAsia="zh-CN"/>
        </w:rPr>
      </w:r>
      <w:r w:rsidR="001B129B" w:rsidRPr="00AC37BB">
        <w:rPr>
          <w:rFonts w:ascii="Times New Roman" w:eastAsia="Arial" w:hAnsi="Times New Roman" w:cs="Times New Roman"/>
          <w:color w:val="000000"/>
          <w:sz w:val="24"/>
          <w:szCs w:val="24"/>
          <w:lang w:eastAsia="zh-CN"/>
        </w:rPr>
        <w:fldChar w:fldCharType="separate"/>
      </w:r>
      <w:hyperlink w:anchor="_ENREF_40" w:tooltip="Dilkina, 2008 #41" w:history="1">
        <w:r w:rsidR="00DB5A93" w:rsidRPr="00DB5A93">
          <w:rPr>
            <w:rFonts w:ascii="Times New Roman" w:hAnsi="Times New Roman" w:cs="Times New Roman"/>
            <w:noProof/>
            <w:sz w:val="24"/>
            <w:szCs w:val="24"/>
            <w:vertAlign w:val="superscript"/>
            <w:lang w:eastAsia="zh-CN"/>
          </w:rPr>
          <w:t>40</w:t>
        </w:r>
      </w:hyperlink>
      <w:r w:rsidR="00DB5A93" w:rsidRPr="00DB5A93">
        <w:rPr>
          <w:rFonts w:ascii="Times New Roman" w:hAnsi="Times New Roman" w:cs="Times New Roman"/>
          <w:noProof/>
          <w:sz w:val="24"/>
          <w:szCs w:val="24"/>
          <w:vertAlign w:val="superscript"/>
          <w:lang w:eastAsia="zh-CN"/>
        </w:rPr>
        <w:t xml:space="preserve">, </w:t>
      </w:r>
      <w:hyperlink w:anchor="_ENREF_42" w:tooltip="Dovgopoly, 2013 #1328" w:history="1">
        <w:r w:rsidR="00DB5A93" w:rsidRPr="00DB5A93">
          <w:rPr>
            <w:rFonts w:ascii="Times New Roman" w:hAnsi="Times New Roman" w:cs="Times New Roman"/>
            <w:noProof/>
            <w:sz w:val="24"/>
            <w:szCs w:val="24"/>
            <w:vertAlign w:val="superscript"/>
            <w:lang w:eastAsia="zh-CN"/>
          </w:rPr>
          <w:t>42</w:t>
        </w:r>
      </w:hyperlink>
      <w:r w:rsidR="001B129B" w:rsidRPr="00AC37BB">
        <w:rPr>
          <w:rFonts w:ascii="Times New Roman" w:eastAsia="Arial" w:hAnsi="Times New Roman" w:cs="Times New Roman"/>
          <w:color w:val="000000"/>
          <w:sz w:val="24"/>
          <w:szCs w:val="24"/>
          <w:lang w:eastAsia="zh-CN"/>
        </w:rPr>
        <w:fldChar w:fldCharType="end"/>
      </w:r>
      <w:r>
        <w:rPr>
          <w:rFonts w:ascii="Times New Roman" w:hAnsi="Times New Roman" w:cs="Times New Roman"/>
          <w:sz w:val="24"/>
          <w:szCs w:val="24"/>
          <w:lang w:eastAsia="zh-CN"/>
        </w:rPr>
        <w:t>: as neural pathway capacity</w:t>
      </w:r>
      <w:r w:rsidR="00635A0E">
        <w:rPr>
          <w:rFonts w:ascii="Times New Roman" w:hAnsi="Times New Roman" w:cs="Times New Roman"/>
          <w:sz w:val="24"/>
          <w:szCs w:val="24"/>
          <w:lang w:eastAsia="zh-CN"/>
        </w:rPr>
        <w:t xml:space="preserve"> (e.g., number of cortical </w:t>
      </w:r>
      <w:proofErr w:type="spellStart"/>
      <w:r w:rsidR="00635A0E">
        <w:rPr>
          <w:rFonts w:ascii="Times New Roman" w:hAnsi="Times New Roman" w:cs="Times New Roman"/>
          <w:sz w:val="24"/>
          <w:szCs w:val="24"/>
          <w:lang w:eastAsia="zh-CN"/>
        </w:rPr>
        <w:t>minicolumns</w:t>
      </w:r>
      <w:proofErr w:type="spellEnd"/>
      <w:r w:rsidR="00635A0E">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for learning; and (c) internal noise (IN) </w:t>
      </w:r>
      <w:r w:rsidR="001B129B" w:rsidRPr="00AC37BB">
        <w:rPr>
          <w:rFonts w:ascii="Times New Roman" w:eastAsia="Arial" w:hAnsi="Times New Roman" w:cs="Times New Roman"/>
          <w:color w:val="000000"/>
          <w:sz w:val="24"/>
          <w:szCs w:val="24"/>
          <w:lang w:eastAsia="zh-CN"/>
        </w:rPr>
        <w:fldChar w:fldCharType="begin">
          <w:fldData xml:space="preserve">PEVuZE5vdGU+PENpdGU+PEF1dGhvcj5Eb3Znb3BvbHk8L0F1dGhvcj48WWVhcj4yMDEzPC9ZZWFy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=
</w:fldData>
        </w:fldChar>
      </w:r>
      <w:r w:rsidR="00DB5A93">
        <w:rPr>
          <w:rFonts w:ascii="Times New Roman" w:hAnsi="Times New Roman" w:cs="Times New Roman"/>
          <w:sz w:val="24"/>
          <w:szCs w:val="24"/>
          <w:lang w:eastAsia="zh-CN"/>
        </w:rPr>
        <w:instrText xml:space="preserve"> ADDIN EN.CITE </w:instrText>
      </w:r>
      <w:r w:rsidR="001B129B">
        <w:rPr>
          <w:rFonts w:ascii="Times New Roman" w:eastAsia="Arial" w:hAnsi="Times New Roman" w:cs="Times New Roman"/>
          <w:color w:val="000000"/>
          <w:sz w:val="24"/>
          <w:szCs w:val="24"/>
          <w:lang w:eastAsia="zh-CN"/>
        </w:rPr>
        <w:fldChar w:fldCharType="begin">
          <w:fldData xml:space="preserve">PEVuZE5vdGU+PENpdGU+PEF1dGhvcj5Eb3Znb3BvbHk8L0F1dGhvcj48WWVhcj4yMDEzPC9ZZWFy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=
</w:fldData>
        </w:fldChar>
      </w:r>
      <w:r w:rsidR="00DB5A93">
        <w:rPr>
          <w:rFonts w:ascii="Times New Roman" w:hAnsi="Times New Roman" w:cs="Times New Roman"/>
          <w:sz w:val="24"/>
          <w:szCs w:val="24"/>
          <w:lang w:eastAsia="zh-CN"/>
        </w:rPr>
        <w:instrText xml:space="preserve"> ADDIN EN.CITE.DATA </w:instrText>
      </w:r>
      <w:r w:rsidR="001B129B">
        <w:rPr>
          <w:rFonts w:ascii="Times New Roman" w:eastAsia="Arial" w:hAnsi="Times New Roman" w:cs="Times New Roman"/>
          <w:color w:val="000000"/>
          <w:sz w:val="24"/>
          <w:szCs w:val="24"/>
          <w:lang w:eastAsia="zh-CN"/>
        </w:rPr>
      </w:r>
      <w:r w:rsidR="001B129B">
        <w:rPr>
          <w:rFonts w:ascii="Times New Roman" w:eastAsia="Arial" w:hAnsi="Times New Roman" w:cs="Times New Roman"/>
          <w:color w:val="000000"/>
          <w:sz w:val="24"/>
          <w:szCs w:val="24"/>
          <w:lang w:eastAsia="zh-CN"/>
        </w:rPr>
        <w:fldChar w:fldCharType="end"/>
      </w:r>
      <w:r w:rsidR="001B129B" w:rsidRPr="00AC37BB">
        <w:rPr>
          <w:rFonts w:ascii="Times New Roman" w:eastAsia="Arial" w:hAnsi="Times New Roman" w:cs="Times New Roman"/>
          <w:color w:val="000000"/>
          <w:sz w:val="24"/>
          <w:szCs w:val="24"/>
          <w:lang w:eastAsia="zh-CN"/>
        </w:rPr>
      </w:r>
      <w:r w:rsidR="001B129B" w:rsidRPr="00AC37BB">
        <w:rPr>
          <w:rFonts w:ascii="Times New Roman" w:eastAsia="Arial" w:hAnsi="Times New Roman" w:cs="Times New Roman"/>
          <w:color w:val="000000"/>
          <w:sz w:val="24"/>
          <w:szCs w:val="24"/>
          <w:lang w:eastAsia="zh-CN"/>
        </w:rPr>
        <w:fldChar w:fldCharType="separate"/>
      </w:r>
      <w:hyperlink w:anchor="_ENREF_41" w:tooltip="Lambon Ralph, 2007 #586" w:history="1">
        <w:r w:rsidR="00DB5A93" w:rsidRPr="00DB5A93">
          <w:rPr>
            <w:rFonts w:ascii="Times New Roman" w:hAnsi="Times New Roman" w:cs="Times New Roman"/>
            <w:noProof/>
            <w:sz w:val="24"/>
            <w:szCs w:val="24"/>
            <w:vertAlign w:val="superscript"/>
            <w:lang w:eastAsia="zh-CN"/>
          </w:rPr>
          <w:t>41</w:t>
        </w:r>
      </w:hyperlink>
      <w:r w:rsidR="00DB5A93" w:rsidRPr="00DB5A93">
        <w:rPr>
          <w:rFonts w:ascii="Times New Roman" w:hAnsi="Times New Roman" w:cs="Times New Roman"/>
          <w:noProof/>
          <w:sz w:val="24"/>
          <w:szCs w:val="24"/>
          <w:vertAlign w:val="superscript"/>
          <w:lang w:eastAsia="zh-CN"/>
        </w:rPr>
        <w:t xml:space="preserve">, </w:t>
      </w:r>
      <w:hyperlink w:anchor="_ENREF_42" w:tooltip="Dovgopoly, 2013 #1328" w:history="1">
        <w:r w:rsidR="00DB5A93" w:rsidRPr="00DB5A93">
          <w:rPr>
            <w:rFonts w:ascii="Times New Roman" w:hAnsi="Times New Roman" w:cs="Times New Roman"/>
            <w:noProof/>
            <w:sz w:val="24"/>
            <w:szCs w:val="24"/>
            <w:vertAlign w:val="superscript"/>
            <w:lang w:eastAsia="zh-CN"/>
          </w:rPr>
          <w:t>42</w:t>
        </w:r>
      </w:hyperlink>
      <w:r w:rsidR="001B129B" w:rsidRPr="00AC37BB">
        <w:rPr>
          <w:rFonts w:ascii="Times New Roman" w:eastAsia="Arial" w:hAnsi="Times New Roman" w:cs="Times New Roman"/>
          <w:color w:val="000000"/>
          <w:sz w:val="24"/>
          <w:szCs w:val="24"/>
          <w:lang w:eastAsia="zh-CN"/>
        </w:rPr>
        <w:fldChar w:fldCharType="end"/>
      </w:r>
      <w:r>
        <w:rPr>
          <w:rFonts w:ascii="Times New Roman" w:hAnsi="Times New Roman" w:cs="Times New Roman"/>
          <w:sz w:val="24"/>
          <w:szCs w:val="24"/>
          <w:lang w:eastAsia="zh-CN"/>
        </w:rPr>
        <w:t xml:space="preserve">: as signal-to-noise in neural processing (i.e., high baseline excitation). </w:t>
      </w:r>
      <w:ins w:id="256" w:author="Jeff Shrager" w:date="2015-09-20T09:18:00Z">
        <w:r w:rsidR="004A63B6">
          <w:rPr>
            <w:rFonts w:ascii="Times New Roman" w:hAnsi="Times New Roman" w:cs="Times New Roman"/>
            <w:sz w:val="24"/>
            <w:szCs w:val="24"/>
            <w:lang w:eastAsia="zh-CN"/>
          </w:rPr>
          <w:t xml:space="preserve"> </w:t>
        </w:r>
        <w:commentRangeEnd w:id="254"/>
        <w:r w:rsidR="004A63B6">
          <w:rPr>
            <w:rStyle w:val="CommentReference"/>
          </w:rPr>
          <w:commentReference w:id="254"/>
        </w:r>
      </w:ins>
      <w:r>
        <w:rPr>
          <w:rFonts w:ascii="Times New Roman" w:hAnsi="Times New Roman" w:cs="Times New Roman"/>
          <w:b/>
          <w:i/>
          <w:sz w:val="24"/>
          <w:szCs w:val="24"/>
          <w:lang w:eastAsia="zh-CN"/>
        </w:rPr>
        <w:t>Behavior and neuroimaging</w:t>
      </w:r>
      <w:del w:id="258" w:author="Jeff Shrager" w:date="2015-09-20T09:03:00Z">
        <w:r w:rsidDel="008E43A4">
          <w:rPr>
            <w:rFonts w:ascii="Times New Roman" w:hAnsi="Times New Roman" w:cs="Times New Roman"/>
            <w:b/>
            <w:i/>
            <w:sz w:val="24"/>
            <w:szCs w:val="24"/>
            <w:lang w:eastAsia="zh-CN"/>
          </w:rPr>
          <w:delText xml:space="preserve"> study proposal</w:delText>
        </w:r>
      </w:del>
      <w:r>
        <w:rPr>
          <w:rFonts w:ascii="Times New Roman" w:hAnsi="Times New Roman" w:cs="Times New Roman"/>
          <w:sz w:val="24"/>
          <w:szCs w:val="24"/>
          <w:lang w:eastAsia="zh-CN"/>
        </w:rPr>
        <w:t xml:space="preserve">. I </w:t>
      </w:r>
      <w:del w:id="259" w:author="Jeff Shrager" w:date="2015-09-20T09:04:00Z">
        <w:r w:rsidDel="00173126">
          <w:rPr>
            <w:rFonts w:ascii="Times New Roman" w:hAnsi="Times New Roman" w:cs="Times New Roman"/>
            <w:sz w:val="24"/>
            <w:szCs w:val="24"/>
            <w:lang w:eastAsia="zh-CN"/>
          </w:rPr>
          <w:delText>propose to</w:delText>
        </w:r>
      </w:del>
      <w:ins w:id="260" w:author="Jeff Shrager" w:date="2015-09-20T09:04:00Z">
        <w:r w:rsidR="00173126">
          <w:rPr>
            <w:rFonts w:ascii="Times New Roman" w:hAnsi="Times New Roman" w:cs="Times New Roman"/>
            <w:sz w:val="24"/>
            <w:szCs w:val="24"/>
            <w:lang w:eastAsia="zh-CN"/>
          </w:rPr>
          <w:t>will</w:t>
        </w:r>
      </w:ins>
      <w:r>
        <w:rPr>
          <w:rFonts w:ascii="Times New Roman" w:hAnsi="Times New Roman" w:cs="Times New Roman"/>
          <w:sz w:val="24"/>
          <w:szCs w:val="24"/>
          <w:lang w:eastAsia="zh-CN"/>
        </w:rPr>
        <w:t xml:space="preserve"> conduct </w:t>
      </w:r>
      <w:del w:id="261" w:author="Jeff Shrager" w:date="2015-09-20T09:19:00Z">
        <w:r w:rsidDel="00353A7B">
          <w:rPr>
            <w:rFonts w:ascii="Times New Roman" w:hAnsi="Times New Roman" w:cs="Times New Roman"/>
            <w:sz w:val="24"/>
            <w:szCs w:val="24"/>
            <w:lang w:eastAsia="zh-CN"/>
          </w:rPr>
          <w:delText xml:space="preserve">a </w:delText>
        </w:r>
      </w:del>
      <w:r>
        <w:rPr>
          <w:rFonts w:ascii="Times New Roman" w:hAnsi="Times New Roman" w:cs="Times New Roman"/>
          <w:sz w:val="24"/>
          <w:szCs w:val="24"/>
          <w:lang w:eastAsia="zh-CN"/>
        </w:rPr>
        <w:t>meta-analysis o</w:t>
      </w:r>
      <w:ins w:id="262" w:author="Jeff Shrager" w:date="2015-09-20T09:19:00Z">
        <w:r w:rsidR="00353A7B">
          <w:rPr>
            <w:rFonts w:ascii="Times New Roman" w:hAnsi="Times New Roman" w:cs="Times New Roman"/>
            <w:sz w:val="24"/>
            <w:szCs w:val="24"/>
            <w:lang w:eastAsia="zh-CN"/>
          </w:rPr>
          <w:t>f</w:t>
        </w:r>
      </w:ins>
      <w:del w:id="263" w:author="Jeff Shrager" w:date="2015-09-20T09:19:00Z">
        <w:r w:rsidDel="00353A7B">
          <w:rPr>
            <w:rFonts w:ascii="Times New Roman" w:hAnsi="Times New Roman" w:cs="Times New Roman"/>
            <w:sz w:val="24"/>
            <w:szCs w:val="24"/>
            <w:lang w:eastAsia="zh-CN"/>
          </w:rPr>
          <w:delText>n</w:delText>
        </w:r>
      </w:del>
      <w:r>
        <w:rPr>
          <w:rFonts w:ascii="Times New Roman" w:hAnsi="Times New Roman" w:cs="Times New Roman"/>
          <w:sz w:val="24"/>
          <w:szCs w:val="24"/>
          <w:lang w:eastAsia="zh-CN"/>
        </w:rPr>
        <w:t xml:space="preserve"> </w:t>
      </w:r>
      <w:r w:rsidR="001B129B" w:rsidRPr="001B129B">
        <w:rPr>
          <w:rFonts w:ascii="Times New Roman" w:eastAsia="Arial" w:hAnsi="Times New Roman" w:cs="Times New Roman"/>
          <w:color w:val="000000"/>
          <w:sz w:val="24"/>
          <w:szCs w:val="24"/>
          <w:u w:val="single"/>
          <w:lang w:eastAsia="zh-CN"/>
        </w:rPr>
        <w:t>behavioral</w:t>
      </w:r>
      <w:r>
        <w:rPr>
          <w:rFonts w:ascii="Times New Roman" w:hAnsi="Times New Roman" w:cs="Times New Roman"/>
          <w:sz w:val="24"/>
          <w:szCs w:val="24"/>
          <w:lang w:eastAsia="zh-CN"/>
        </w:rPr>
        <w:t xml:space="preserve"> data on DD </w:t>
      </w:r>
      <w:ins w:id="264" w:author="Jeff Shrager" w:date="2015-09-20T09:20:00Z">
        <w:r w:rsidR="00353A7B">
          <w:rPr>
            <w:rFonts w:ascii="Times New Roman" w:hAnsi="Times New Roman" w:cs="Times New Roman"/>
            <w:sz w:val="24"/>
            <w:szCs w:val="24"/>
            <w:lang w:eastAsia="zh-CN"/>
          </w:rPr>
          <w:t>on arithmetic problem solving</w:t>
        </w:r>
      </w:ins>
      <w:del w:id="265" w:author="Jeff Shrager" w:date="2015-09-20T09:20:00Z">
        <w:r w:rsidDel="00353A7B">
          <w:rPr>
            <w:rFonts w:ascii="Times New Roman" w:hAnsi="Times New Roman" w:cs="Times New Roman"/>
            <w:sz w:val="24"/>
            <w:szCs w:val="24"/>
            <w:lang w:eastAsia="zh-CN"/>
          </w:rPr>
          <w:delText>population</w:delText>
        </w:r>
      </w:del>
      <w:r>
        <w:rPr>
          <w:rFonts w:ascii="Times New Roman" w:hAnsi="Times New Roman" w:cs="Times New Roman"/>
          <w:sz w:val="24"/>
          <w:szCs w:val="24"/>
          <w:lang w:eastAsia="zh-CN"/>
        </w:rPr>
        <w:t xml:space="preserve"> to examine</w:t>
      </w:r>
      <w:r w:rsidR="002C1BDF">
        <w:rPr>
          <w:rFonts w:ascii="Times New Roman" w:hAnsi="Times New Roman" w:cs="Times New Roman"/>
          <w:sz w:val="24"/>
          <w:szCs w:val="24"/>
          <w:lang w:eastAsia="zh-CN"/>
        </w:rPr>
        <w:t xml:space="preserve"> </w:t>
      </w:r>
      <w:del w:id="266" w:author="Jeff Shrager" w:date="2015-09-20T09:19:00Z">
        <w:r w:rsidR="002C1BDF" w:rsidDel="00353A7B">
          <w:rPr>
            <w:rFonts w:ascii="Times New Roman" w:hAnsi="Times New Roman" w:cs="Times New Roman"/>
            <w:sz w:val="24"/>
            <w:szCs w:val="24"/>
            <w:lang w:eastAsia="zh-CN"/>
          </w:rPr>
          <w:delText xml:space="preserve">whether </w:delText>
        </w:r>
      </w:del>
      <w:ins w:id="267" w:author="Jeff Shrager" w:date="2015-09-20T09:19:00Z">
        <w:r w:rsidR="00353A7B">
          <w:rPr>
            <w:rFonts w:ascii="Times New Roman" w:hAnsi="Times New Roman" w:cs="Times New Roman"/>
            <w:sz w:val="24"/>
            <w:szCs w:val="24"/>
            <w:lang w:eastAsia="zh-CN"/>
          </w:rPr>
          <w:t>to what extent</w:t>
        </w:r>
        <w:r w:rsidR="00353A7B">
          <w:rPr>
            <w:rFonts w:ascii="Times New Roman" w:hAnsi="Times New Roman" w:cs="Times New Roman"/>
            <w:sz w:val="24"/>
            <w:szCs w:val="24"/>
            <w:lang w:eastAsia="zh-CN"/>
          </w:rPr>
          <w:t xml:space="preserve"> </w:t>
        </w:r>
      </w:ins>
      <w:r w:rsidR="002C1BDF">
        <w:rPr>
          <w:rFonts w:ascii="Times New Roman" w:hAnsi="Times New Roman" w:cs="Times New Roman"/>
          <w:sz w:val="24"/>
          <w:szCs w:val="24"/>
          <w:lang w:eastAsia="zh-CN"/>
        </w:rPr>
        <w:t>the model</w:t>
      </w:r>
      <w:r>
        <w:rPr>
          <w:rFonts w:ascii="Times New Roman" w:hAnsi="Times New Roman" w:cs="Times New Roman"/>
          <w:sz w:val="24"/>
          <w:szCs w:val="24"/>
          <w:lang w:eastAsia="zh-CN"/>
        </w:rPr>
        <w:t xml:space="preserve"> </w:t>
      </w:r>
      <w:ins w:id="268" w:author="Jeff Shrager" w:date="2015-09-20T09:19:00Z">
        <w:r w:rsidR="00353A7B">
          <w:rPr>
            <w:rFonts w:ascii="Times New Roman" w:hAnsi="Times New Roman" w:cs="Times New Roman"/>
            <w:sz w:val="24"/>
            <w:szCs w:val="24"/>
            <w:lang w:eastAsia="zh-CN"/>
          </w:rPr>
          <w:t xml:space="preserve">accounts for </w:t>
        </w:r>
      </w:ins>
      <w:del w:id="269" w:author="Jeff Shrager" w:date="2015-09-20T09:19:00Z">
        <w:r w:rsidDel="00353A7B">
          <w:rPr>
            <w:rFonts w:ascii="Times New Roman" w:hAnsi="Times New Roman" w:cs="Times New Roman"/>
            <w:sz w:val="24"/>
            <w:szCs w:val="24"/>
            <w:lang w:eastAsia="zh-CN"/>
          </w:rPr>
          <w:delText>simulation can ex</w:delText>
        </w:r>
        <w:r w:rsidR="002C1BDF" w:rsidDel="00353A7B">
          <w:rPr>
            <w:rFonts w:ascii="Times New Roman" w:hAnsi="Times New Roman" w:cs="Times New Roman"/>
            <w:sz w:val="24"/>
            <w:szCs w:val="24"/>
            <w:lang w:eastAsia="zh-CN"/>
          </w:rPr>
          <w:delText>plain the behavior</w:delText>
        </w:r>
        <w:r w:rsidR="002C1BDF" w:rsidDel="00353A7B">
          <w:rPr>
            <w:rFonts w:ascii="Times New Roman" w:hAnsi="Times New Roman" w:cs="Times New Roman" w:hint="eastAsia"/>
            <w:sz w:val="24"/>
            <w:szCs w:val="24"/>
            <w:lang w:eastAsia="zh-CN"/>
          </w:rPr>
          <w:delText>s</w:delText>
        </w:r>
        <w:r w:rsidDel="00353A7B">
          <w:rPr>
            <w:rFonts w:ascii="Times New Roman" w:hAnsi="Times New Roman" w:cs="Times New Roman"/>
            <w:sz w:val="24"/>
            <w:szCs w:val="24"/>
            <w:lang w:eastAsia="zh-CN"/>
          </w:rPr>
          <w:delText xml:space="preserve"> of </w:delText>
        </w:r>
      </w:del>
      <w:r>
        <w:rPr>
          <w:rFonts w:ascii="Times New Roman" w:hAnsi="Times New Roman" w:cs="Times New Roman"/>
          <w:sz w:val="24"/>
          <w:szCs w:val="24"/>
          <w:lang w:eastAsia="zh-CN"/>
        </w:rPr>
        <w:t xml:space="preserve">DD </w:t>
      </w:r>
      <w:ins w:id="270" w:author="Jeff Shrager" w:date="2015-09-20T09:20:00Z">
        <w:r w:rsidR="00353A7B">
          <w:rPr>
            <w:rFonts w:ascii="Times New Roman" w:hAnsi="Times New Roman" w:cs="Times New Roman"/>
            <w:sz w:val="24"/>
            <w:szCs w:val="24"/>
            <w:lang w:eastAsia="zh-CN"/>
          </w:rPr>
          <w:t>phenomena</w:t>
        </w:r>
      </w:ins>
      <w:del w:id="271" w:author="Jeff Shrager" w:date="2015-09-20T09:20:00Z">
        <w:r w:rsidDel="00353A7B">
          <w:rPr>
            <w:rFonts w:ascii="Times New Roman" w:hAnsi="Times New Roman" w:cs="Times New Roman"/>
            <w:sz w:val="24"/>
            <w:szCs w:val="24"/>
            <w:lang w:eastAsia="zh-CN"/>
          </w:rPr>
          <w:delText>on arithmetic problem solving</w:delText>
        </w:r>
      </w:del>
      <w:r>
        <w:rPr>
          <w:rFonts w:ascii="Times New Roman" w:hAnsi="Times New Roman" w:cs="Times New Roman"/>
          <w:sz w:val="24"/>
          <w:szCs w:val="24"/>
          <w:lang w:eastAsia="zh-CN"/>
        </w:rPr>
        <w:t>. I</w:t>
      </w:r>
      <w:r w:rsidR="002C1BDF">
        <w:rPr>
          <w:rFonts w:ascii="Times New Roman" w:hAnsi="Times New Roman" w:cs="Times New Roman"/>
          <w:sz w:val="24"/>
          <w:szCs w:val="24"/>
          <w:lang w:eastAsia="zh-CN"/>
        </w:rPr>
        <w:t xml:space="preserve"> </w:t>
      </w:r>
      <w:del w:id="272" w:author="Jeff Shrager" w:date="2015-09-20T09:20:00Z">
        <w:r w:rsidR="002C1BDF" w:rsidDel="00E8027C">
          <w:rPr>
            <w:rFonts w:ascii="Times New Roman" w:hAnsi="Times New Roman" w:cs="Times New Roman"/>
            <w:sz w:val="24"/>
            <w:szCs w:val="24"/>
            <w:lang w:eastAsia="zh-CN"/>
          </w:rPr>
          <w:delText>also propose to</w:delText>
        </w:r>
      </w:del>
      <w:ins w:id="273" w:author="Jeff Shrager" w:date="2015-09-20T09:20:00Z">
        <w:r w:rsidR="00E8027C">
          <w:rPr>
            <w:rFonts w:ascii="Times New Roman" w:hAnsi="Times New Roman" w:cs="Times New Roman"/>
            <w:sz w:val="24"/>
            <w:szCs w:val="24"/>
            <w:lang w:eastAsia="zh-CN"/>
          </w:rPr>
          <w:t>will also</w:t>
        </w:r>
      </w:ins>
      <w:r w:rsidR="002C1BDF">
        <w:rPr>
          <w:rFonts w:ascii="Times New Roman" w:hAnsi="Times New Roman" w:cs="Times New Roman"/>
          <w:sz w:val="24"/>
          <w:szCs w:val="24"/>
          <w:lang w:eastAsia="zh-CN"/>
        </w:rPr>
        <w:t xml:space="preserve"> conduct </w:t>
      </w:r>
      <w:del w:id="274" w:author="Jeff Shrager" w:date="2015-09-20T09:20:00Z">
        <w:r w:rsidR="002C1BDF" w:rsidDel="00D2648B">
          <w:rPr>
            <w:rFonts w:ascii="Times New Roman" w:hAnsi="Times New Roman" w:cs="Times New Roman" w:hint="eastAsia"/>
            <w:sz w:val="24"/>
            <w:szCs w:val="24"/>
            <w:lang w:eastAsia="zh-CN"/>
          </w:rPr>
          <w:delText xml:space="preserve">data </w:delText>
        </w:r>
      </w:del>
      <w:r>
        <w:rPr>
          <w:rFonts w:ascii="Times New Roman" w:hAnsi="Times New Roman" w:cs="Times New Roman"/>
          <w:sz w:val="24"/>
          <w:szCs w:val="24"/>
          <w:lang w:eastAsia="zh-CN"/>
        </w:rPr>
        <w:t>analy</w:t>
      </w:r>
      <w:r w:rsidR="002C1BDF">
        <w:rPr>
          <w:rFonts w:ascii="Times New Roman" w:hAnsi="Times New Roman" w:cs="Times New Roman"/>
          <w:sz w:val="24"/>
          <w:szCs w:val="24"/>
          <w:lang w:eastAsia="zh-CN"/>
        </w:rPr>
        <w:t>s</w:t>
      </w:r>
      <w:r w:rsidR="002C1BDF">
        <w:rPr>
          <w:rFonts w:ascii="Times New Roman" w:hAnsi="Times New Roman" w:cs="Times New Roman" w:hint="eastAsia"/>
          <w:sz w:val="24"/>
          <w:szCs w:val="24"/>
          <w:lang w:eastAsia="zh-CN"/>
        </w:rPr>
        <w:t>e</w:t>
      </w:r>
      <w:r>
        <w:rPr>
          <w:rFonts w:ascii="Times New Roman" w:hAnsi="Times New Roman" w:cs="Times New Roman"/>
          <w:sz w:val="24"/>
          <w:szCs w:val="24"/>
          <w:lang w:eastAsia="zh-CN"/>
        </w:rPr>
        <w:t xml:space="preserve">s </w:t>
      </w:r>
      <w:ins w:id="275" w:author="Jeff Shrager" w:date="2015-09-20T09:20:00Z">
        <w:r w:rsidR="00D2648B">
          <w:rPr>
            <w:rFonts w:ascii="Times New Roman" w:hAnsi="Times New Roman" w:cs="Times New Roman"/>
            <w:sz w:val="24"/>
            <w:szCs w:val="24"/>
            <w:lang w:eastAsia="zh-CN"/>
          </w:rPr>
          <w:t>of</w:t>
        </w:r>
      </w:ins>
      <w:del w:id="276" w:author="Jeff Shrager" w:date="2015-09-20T09:20:00Z">
        <w:r w:rsidDel="00D2648B">
          <w:rPr>
            <w:rFonts w:ascii="Times New Roman" w:hAnsi="Times New Roman" w:cs="Times New Roman"/>
            <w:sz w:val="24"/>
            <w:szCs w:val="24"/>
            <w:lang w:eastAsia="zh-CN"/>
          </w:rPr>
          <w:delText>on</w:delText>
        </w:r>
      </w:del>
      <w:r>
        <w:rPr>
          <w:rFonts w:ascii="Times New Roman" w:hAnsi="Times New Roman" w:cs="Times New Roman"/>
          <w:sz w:val="24"/>
          <w:szCs w:val="24"/>
          <w:lang w:eastAsia="zh-CN"/>
        </w:rPr>
        <w:t xml:space="preserve"> functional and structural </w:t>
      </w:r>
      <w:r w:rsidR="001B129B" w:rsidRPr="001B129B">
        <w:rPr>
          <w:rFonts w:ascii="Times New Roman" w:eastAsia="Arial" w:hAnsi="Times New Roman" w:cs="Times New Roman"/>
          <w:color w:val="000000"/>
          <w:sz w:val="24"/>
          <w:szCs w:val="24"/>
          <w:u w:val="single"/>
          <w:lang w:eastAsia="zh-CN"/>
        </w:rPr>
        <w:t>neuroimaging</w:t>
      </w:r>
      <w:r>
        <w:rPr>
          <w:rFonts w:ascii="Times New Roman" w:hAnsi="Times New Roman" w:cs="Times New Roman"/>
          <w:sz w:val="24"/>
          <w:szCs w:val="24"/>
          <w:lang w:eastAsia="zh-CN"/>
        </w:rPr>
        <w:t xml:space="preserve"> data </w:t>
      </w:r>
      <w:del w:id="277" w:author="Jeff Shrager" w:date="2015-09-20T09:20:00Z">
        <w:r w:rsidDel="00D2648B">
          <w:rPr>
            <w:rFonts w:ascii="Times New Roman" w:hAnsi="Times New Roman" w:cs="Times New Roman"/>
            <w:sz w:val="24"/>
            <w:szCs w:val="24"/>
            <w:lang w:eastAsia="zh-CN"/>
          </w:rPr>
          <w:delText xml:space="preserve">on </w:delText>
        </w:r>
      </w:del>
      <w:ins w:id="278" w:author="Jeff Shrager" w:date="2015-09-20T09:20:00Z">
        <w:r w:rsidR="00D2648B">
          <w:rPr>
            <w:rFonts w:ascii="Times New Roman" w:hAnsi="Times New Roman" w:cs="Times New Roman"/>
            <w:sz w:val="24"/>
            <w:szCs w:val="24"/>
            <w:lang w:eastAsia="zh-CN"/>
          </w:rPr>
          <w:t>from</w:t>
        </w:r>
        <w:r w:rsidR="00D2648B">
          <w:rPr>
            <w:rFonts w:ascii="Times New Roman" w:hAnsi="Times New Roman" w:cs="Times New Roman"/>
            <w:sz w:val="24"/>
            <w:szCs w:val="24"/>
            <w:lang w:eastAsia="zh-CN"/>
          </w:rPr>
          <w:t xml:space="preserve"> </w:t>
        </w:r>
      </w:ins>
      <w:r>
        <w:rPr>
          <w:rFonts w:ascii="Times New Roman" w:hAnsi="Times New Roman" w:cs="Times New Roman"/>
          <w:sz w:val="24"/>
          <w:szCs w:val="24"/>
          <w:lang w:eastAsia="zh-CN"/>
        </w:rPr>
        <w:t xml:space="preserve">DD </w:t>
      </w:r>
      <w:ins w:id="279" w:author="Jeff Shrager" w:date="2015-09-20T09:20:00Z">
        <w:r w:rsidR="00D2648B">
          <w:rPr>
            <w:rFonts w:ascii="Times New Roman" w:hAnsi="Times New Roman" w:cs="Times New Roman"/>
            <w:sz w:val="24"/>
            <w:szCs w:val="24"/>
            <w:lang w:eastAsia="zh-CN"/>
          </w:rPr>
          <w:t xml:space="preserve">populations </w:t>
        </w:r>
      </w:ins>
      <w:r>
        <w:rPr>
          <w:rFonts w:ascii="Times New Roman" w:hAnsi="Times New Roman" w:cs="Times New Roman"/>
          <w:sz w:val="24"/>
          <w:szCs w:val="24"/>
          <w:lang w:eastAsia="zh-CN"/>
        </w:rPr>
        <w:t>to investigate</w:t>
      </w:r>
      <w:bookmarkStart w:id="280" w:name="_GoBack"/>
      <w:bookmarkEnd w:id="280"/>
      <w:r>
        <w:rPr>
          <w:rFonts w:ascii="Times New Roman" w:hAnsi="Times New Roman" w:cs="Times New Roman"/>
          <w:sz w:val="24"/>
          <w:szCs w:val="24"/>
          <w:lang w:eastAsia="zh-CN"/>
        </w:rPr>
        <w:t>: (a) whether focal disruptions (LR, WD and/or IN) to separate systems in the model predict the abnormality in functional activation in DD; and (b) structural lesion (NPU) in model as observed in structural abnormality in DD can produce similar behavior performance on arithmetic tasks.</w:t>
      </w:r>
      <w:r>
        <w:rPr>
          <w:rFonts w:ascii="Times New Roman" w:hAnsi="Times New Roman" w:cs="Times New Roman"/>
          <w:sz w:val="24"/>
          <w:szCs w:val="24"/>
          <w:lang w:eastAsia="zh-CN"/>
        </w:rPr>
        <w:br w:type="page"/>
      </w:r>
    </w:p>
    <w:p w14:paraId="160C3C10" w14:textId="77777777" w:rsidR="00DD0008" w:rsidRPr="00DD0008" w:rsidRDefault="001B129B">
      <w:pPr>
        <w:pStyle w:val="Normal1"/>
        <w:rPr>
          <w:rFonts w:ascii="Times New Roman" w:eastAsiaTheme="minorEastAsia" w:hAnsi="Times New Roman" w:cs="Times New Roman"/>
          <w:b/>
          <w:sz w:val="24"/>
          <w:szCs w:val="24"/>
          <w:lang w:eastAsia="zh-CN"/>
        </w:rPr>
      </w:pPr>
      <w:r w:rsidRPr="001B129B">
        <w:rPr>
          <w:rFonts w:ascii="Times New Roman" w:eastAsiaTheme="minorEastAsia" w:hAnsi="Times New Roman" w:cs="Times New Roman"/>
          <w:b/>
          <w:sz w:val="24"/>
          <w:szCs w:val="24"/>
          <w:lang w:eastAsia="zh-CN"/>
        </w:rPr>
        <w:lastRenderedPageBreak/>
        <w:t>Reference</w:t>
      </w:r>
    </w:p>
    <w:p w14:paraId="6E68F1CC" w14:textId="77777777" w:rsidR="00DB5A93" w:rsidRPr="00BB75FD" w:rsidRDefault="001B129B" w:rsidP="00DB5A93">
      <w:pPr>
        <w:pStyle w:val="Normal1"/>
        <w:spacing w:line="240" w:lineRule="auto"/>
        <w:rPr>
          <w:rFonts w:ascii="Times New Roman" w:hAnsi="Times New Roman" w:cs="Times New Roman"/>
          <w:noProof/>
          <w:sz w:val="24"/>
          <w:szCs w:val="24"/>
        </w:rPr>
      </w:pPr>
      <w:r w:rsidRPr="001B129B">
        <w:rPr>
          <w:rFonts w:ascii="Times New Roman" w:hAnsi="Times New Roman" w:cs="Times New Roman"/>
          <w:sz w:val="24"/>
          <w:szCs w:val="24"/>
        </w:rPr>
        <w:fldChar w:fldCharType="begin"/>
      </w:r>
      <w:r w:rsidR="00581542" w:rsidRPr="00BB75FD">
        <w:rPr>
          <w:rFonts w:ascii="Times New Roman" w:hAnsi="Times New Roman" w:cs="Times New Roman"/>
          <w:sz w:val="24"/>
          <w:szCs w:val="24"/>
        </w:rPr>
        <w:instrText xml:space="preserve"> ADDIN EN.REFLIST </w:instrText>
      </w:r>
      <w:r w:rsidRPr="001B129B">
        <w:rPr>
          <w:rFonts w:ascii="Times New Roman" w:hAnsi="Times New Roman" w:cs="Times New Roman"/>
          <w:sz w:val="24"/>
          <w:szCs w:val="24"/>
        </w:rPr>
        <w:fldChar w:fldCharType="separate"/>
      </w:r>
      <w:bookmarkStart w:id="281" w:name="_ENREF_1"/>
      <w:r w:rsidRPr="001B129B">
        <w:rPr>
          <w:rFonts w:ascii="Times New Roman" w:hAnsi="Times New Roman" w:cs="Times New Roman"/>
          <w:noProof/>
          <w:sz w:val="24"/>
          <w:szCs w:val="24"/>
        </w:rPr>
        <w:t>1.</w:t>
      </w:r>
      <w:r w:rsidRPr="001B129B">
        <w:rPr>
          <w:rFonts w:ascii="Times New Roman" w:hAnsi="Times New Roman" w:cs="Times New Roman"/>
          <w:noProof/>
          <w:sz w:val="24"/>
          <w:szCs w:val="24"/>
        </w:rPr>
        <w:tab/>
        <w:t xml:space="preserve">Siegler, R.S. </w:t>
      </w:r>
      <w:r w:rsidRPr="001B129B">
        <w:rPr>
          <w:rFonts w:ascii="Times New Roman" w:hAnsi="Times New Roman" w:cs="Times New Roman"/>
          <w:i/>
          <w:noProof/>
          <w:sz w:val="24"/>
          <w:szCs w:val="24"/>
        </w:rPr>
        <w:t>Emerging minds: The process of change in children's thinking</w:t>
      </w:r>
      <w:r w:rsidRPr="001B129B">
        <w:rPr>
          <w:rFonts w:ascii="Times New Roman" w:hAnsi="Times New Roman" w:cs="Times New Roman"/>
          <w:noProof/>
          <w:sz w:val="24"/>
          <w:szCs w:val="24"/>
        </w:rPr>
        <w:t xml:space="preserve"> (Oxford University Press, 1996).</w:t>
      </w:r>
      <w:bookmarkEnd w:id="281"/>
    </w:p>
    <w:p w14:paraId="4B1123F5"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82" w:name="_ENREF_2"/>
      <w:r w:rsidRPr="001B129B">
        <w:rPr>
          <w:rFonts w:ascii="Times New Roman" w:hAnsi="Times New Roman" w:cs="Times New Roman"/>
          <w:noProof/>
          <w:sz w:val="24"/>
          <w:szCs w:val="24"/>
        </w:rPr>
        <w:t>2.</w:t>
      </w:r>
      <w:r w:rsidRPr="001B129B">
        <w:rPr>
          <w:rFonts w:ascii="Times New Roman" w:hAnsi="Times New Roman" w:cs="Times New Roman"/>
          <w:noProof/>
          <w:sz w:val="24"/>
          <w:szCs w:val="24"/>
        </w:rPr>
        <w:tab/>
        <w:t xml:space="preserve">Geary, D.C. </w:t>
      </w:r>
      <w:r w:rsidRPr="001B129B">
        <w:rPr>
          <w:rFonts w:ascii="Times New Roman" w:hAnsi="Times New Roman" w:cs="Times New Roman"/>
          <w:i/>
          <w:noProof/>
          <w:sz w:val="24"/>
          <w:szCs w:val="24"/>
        </w:rPr>
        <w:t>Children's mathematical development: Research and practical applications</w:t>
      </w:r>
      <w:r w:rsidRPr="001B129B">
        <w:rPr>
          <w:rFonts w:ascii="Times New Roman" w:hAnsi="Times New Roman" w:cs="Times New Roman"/>
          <w:noProof/>
          <w:sz w:val="24"/>
          <w:szCs w:val="24"/>
        </w:rPr>
        <w:t xml:space="preserve"> (American Psychological Association, 1994).</w:t>
      </w:r>
      <w:bookmarkEnd w:id="282"/>
    </w:p>
    <w:p w14:paraId="6B9D49C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83" w:name="_ENREF_3"/>
      <w:r w:rsidRPr="001B129B">
        <w:rPr>
          <w:rFonts w:ascii="Times New Roman" w:hAnsi="Times New Roman" w:cs="Times New Roman"/>
          <w:noProof/>
          <w:sz w:val="24"/>
          <w:szCs w:val="24"/>
        </w:rPr>
        <w:t>3.</w:t>
      </w:r>
      <w:r w:rsidRPr="001B129B">
        <w:rPr>
          <w:rFonts w:ascii="Times New Roman" w:hAnsi="Times New Roman" w:cs="Times New Roman"/>
          <w:noProof/>
          <w:sz w:val="24"/>
          <w:szCs w:val="24"/>
        </w:rPr>
        <w:tab/>
        <w:t xml:space="preserve">VanLehn, K. </w:t>
      </w:r>
      <w:r w:rsidRPr="001B129B">
        <w:rPr>
          <w:rFonts w:ascii="Times New Roman" w:hAnsi="Times New Roman" w:cs="Times New Roman"/>
          <w:i/>
          <w:noProof/>
          <w:sz w:val="24"/>
          <w:szCs w:val="24"/>
        </w:rPr>
        <w:t>Mind bugs: The origins of procedural misconceptions</w:t>
      </w:r>
      <w:r w:rsidRPr="001B129B">
        <w:rPr>
          <w:rFonts w:ascii="Times New Roman" w:hAnsi="Times New Roman" w:cs="Times New Roman"/>
          <w:noProof/>
          <w:sz w:val="24"/>
          <w:szCs w:val="24"/>
        </w:rPr>
        <w:t xml:space="preserve"> (MIT press, 1990).</w:t>
      </w:r>
      <w:bookmarkEnd w:id="283"/>
    </w:p>
    <w:p w14:paraId="0C24B7C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84" w:name="_ENREF_4"/>
      <w:r w:rsidRPr="001B129B">
        <w:rPr>
          <w:rFonts w:ascii="Times New Roman" w:hAnsi="Times New Roman" w:cs="Times New Roman"/>
          <w:noProof/>
          <w:sz w:val="24"/>
          <w:szCs w:val="24"/>
        </w:rPr>
        <w:t>4.</w:t>
      </w:r>
      <w:r w:rsidRPr="001B129B">
        <w:rPr>
          <w:rFonts w:ascii="Times New Roman" w:hAnsi="Times New Roman" w:cs="Times New Roman"/>
          <w:noProof/>
          <w:sz w:val="24"/>
          <w:szCs w:val="24"/>
        </w:rPr>
        <w:tab/>
        <w:t xml:space="preserve">Siegler, R.S. &amp; Shrager, J. Strategy choices in addition and subtraction: How do children know what to do. </w:t>
      </w:r>
      <w:r w:rsidRPr="001B129B">
        <w:rPr>
          <w:rFonts w:ascii="Times New Roman" w:hAnsi="Times New Roman" w:cs="Times New Roman"/>
          <w:i/>
          <w:noProof/>
          <w:sz w:val="24"/>
          <w:szCs w:val="24"/>
        </w:rPr>
        <w:t>Origins of cognitive skills</w:t>
      </w:r>
      <w:r w:rsidRPr="001B129B">
        <w:rPr>
          <w:rFonts w:ascii="Times New Roman" w:hAnsi="Times New Roman" w:cs="Times New Roman"/>
          <w:noProof/>
          <w:sz w:val="24"/>
          <w:szCs w:val="24"/>
        </w:rPr>
        <w:t>, 229-293 (1984).</w:t>
      </w:r>
      <w:bookmarkEnd w:id="284"/>
    </w:p>
    <w:p w14:paraId="77AB2E9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85" w:name="_ENREF_5"/>
      <w:r w:rsidRPr="001B129B">
        <w:rPr>
          <w:rFonts w:ascii="Times New Roman" w:hAnsi="Times New Roman" w:cs="Times New Roman"/>
          <w:noProof/>
          <w:sz w:val="24"/>
          <w:szCs w:val="24"/>
        </w:rPr>
        <w:t>5.</w:t>
      </w:r>
      <w:r w:rsidRPr="001B129B">
        <w:rPr>
          <w:rFonts w:ascii="Times New Roman" w:hAnsi="Times New Roman" w:cs="Times New Roman"/>
          <w:noProof/>
          <w:sz w:val="24"/>
          <w:szCs w:val="24"/>
        </w:rPr>
        <w:tab/>
        <w:t xml:space="preserve">Shrager, J. &amp; Siegler, R.S. SCADS: A model of children's strategy choices and strategy discoveries. </w:t>
      </w:r>
      <w:r w:rsidRPr="001B129B">
        <w:rPr>
          <w:rFonts w:ascii="Times New Roman" w:hAnsi="Times New Roman" w:cs="Times New Roman"/>
          <w:i/>
          <w:noProof/>
          <w:sz w:val="24"/>
          <w:szCs w:val="24"/>
        </w:rPr>
        <w:t xml:space="preserve">Psychological Science </w:t>
      </w:r>
      <w:r w:rsidRPr="001B129B">
        <w:rPr>
          <w:rFonts w:ascii="Times New Roman" w:hAnsi="Times New Roman" w:cs="Times New Roman"/>
          <w:b/>
          <w:noProof/>
          <w:sz w:val="24"/>
          <w:szCs w:val="24"/>
        </w:rPr>
        <w:t>9</w:t>
      </w:r>
      <w:r w:rsidRPr="001B129B">
        <w:rPr>
          <w:rFonts w:ascii="Times New Roman" w:hAnsi="Times New Roman" w:cs="Times New Roman"/>
          <w:noProof/>
          <w:sz w:val="24"/>
          <w:szCs w:val="24"/>
        </w:rPr>
        <w:t>, 405-410 (1998).</w:t>
      </w:r>
      <w:bookmarkEnd w:id="285"/>
    </w:p>
    <w:p w14:paraId="7D288816"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86" w:name="_ENREF_6"/>
      <w:r w:rsidRPr="001B129B">
        <w:rPr>
          <w:rFonts w:ascii="Times New Roman" w:hAnsi="Times New Roman" w:cs="Times New Roman"/>
          <w:noProof/>
          <w:sz w:val="24"/>
          <w:szCs w:val="24"/>
        </w:rPr>
        <w:t>6.</w:t>
      </w:r>
      <w:r w:rsidRPr="001B129B">
        <w:rPr>
          <w:rFonts w:ascii="Times New Roman" w:hAnsi="Times New Roman" w:cs="Times New Roman"/>
          <w:noProof/>
          <w:sz w:val="24"/>
          <w:szCs w:val="24"/>
        </w:rPr>
        <w:tab/>
        <w:t xml:space="preserve">Groen, G.J. &amp; Parkman, J.M. A chronometric analysis of simple addition. </w:t>
      </w:r>
      <w:r w:rsidRPr="001B129B">
        <w:rPr>
          <w:rFonts w:ascii="Times New Roman" w:hAnsi="Times New Roman" w:cs="Times New Roman"/>
          <w:i/>
          <w:noProof/>
          <w:sz w:val="24"/>
          <w:szCs w:val="24"/>
        </w:rPr>
        <w:t xml:space="preserve">Psychological Review </w:t>
      </w:r>
      <w:r w:rsidRPr="001B129B">
        <w:rPr>
          <w:rFonts w:ascii="Times New Roman" w:hAnsi="Times New Roman" w:cs="Times New Roman"/>
          <w:b/>
          <w:noProof/>
          <w:sz w:val="24"/>
          <w:szCs w:val="24"/>
        </w:rPr>
        <w:t>79</w:t>
      </w:r>
      <w:r w:rsidRPr="001B129B">
        <w:rPr>
          <w:rFonts w:ascii="Times New Roman" w:hAnsi="Times New Roman" w:cs="Times New Roman"/>
          <w:noProof/>
          <w:sz w:val="24"/>
          <w:szCs w:val="24"/>
        </w:rPr>
        <w:t>, 329 (1972).</w:t>
      </w:r>
      <w:bookmarkEnd w:id="286"/>
    </w:p>
    <w:p w14:paraId="16F9BDC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87" w:name="_ENREF_7"/>
      <w:r w:rsidRPr="001B129B">
        <w:rPr>
          <w:rFonts w:ascii="Times New Roman" w:hAnsi="Times New Roman" w:cs="Times New Roman"/>
          <w:noProof/>
          <w:sz w:val="24"/>
          <w:szCs w:val="24"/>
        </w:rPr>
        <w:t>7.</w:t>
      </w:r>
      <w:r w:rsidRPr="001B129B">
        <w:rPr>
          <w:rFonts w:ascii="Times New Roman" w:hAnsi="Times New Roman" w:cs="Times New Roman"/>
          <w:noProof/>
          <w:sz w:val="24"/>
          <w:szCs w:val="24"/>
        </w:rPr>
        <w:tab/>
        <w:t>Geary, D.C., Hoard, M.K., Byrd</w:t>
      </w:r>
      <w:r w:rsidRPr="001B129B">
        <w:rPr>
          <w:rFonts w:ascii="Cambria Math" w:eastAsia="SimSun" w:hAnsi="Cambria Math" w:cs="Cambria Math"/>
          <w:noProof/>
          <w:sz w:val="24"/>
          <w:szCs w:val="24"/>
        </w:rPr>
        <w:t>‐</w:t>
      </w:r>
      <w:r w:rsidRPr="001B129B">
        <w:rPr>
          <w:rFonts w:ascii="Times New Roman" w:hAnsi="Times New Roman" w:cs="Times New Roman"/>
          <w:noProof/>
          <w:sz w:val="24"/>
          <w:szCs w:val="24"/>
        </w:rPr>
        <w:t xml:space="preserve">Craven, J., Nugent, L. &amp; Numtee, C. Cognitive mechanisms underlying achievement deficits in children with mathematical learning disability. </w:t>
      </w:r>
      <w:r w:rsidRPr="001B129B">
        <w:rPr>
          <w:rFonts w:ascii="Times New Roman" w:hAnsi="Times New Roman" w:cs="Times New Roman"/>
          <w:i/>
          <w:noProof/>
          <w:sz w:val="24"/>
          <w:szCs w:val="24"/>
        </w:rPr>
        <w:t xml:space="preserve">Child Development </w:t>
      </w:r>
      <w:r w:rsidRPr="001B129B">
        <w:rPr>
          <w:rFonts w:ascii="Times New Roman" w:hAnsi="Times New Roman" w:cs="Times New Roman"/>
          <w:b/>
          <w:noProof/>
          <w:sz w:val="24"/>
          <w:szCs w:val="24"/>
        </w:rPr>
        <w:t>78</w:t>
      </w:r>
      <w:r w:rsidRPr="001B129B">
        <w:rPr>
          <w:rFonts w:ascii="Times New Roman" w:hAnsi="Times New Roman" w:cs="Times New Roman"/>
          <w:noProof/>
          <w:sz w:val="24"/>
          <w:szCs w:val="24"/>
        </w:rPr>
        <w:t>, 1343-1359 (2007).</w:t>
      </w:r>
      <w:bookmarkEnd w:id="287"/>
    </w:p>
    <w:p w14:paraId="05F2A35C"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88" w:name="_ENREF_8"/>
      <w:r w:rsidRPr="001B129B">
        <w:rPr>
          <w:rFonts w:ascii="Times New Roman" w:hAnsi="Times New Roman" w:cs="Times New Roman"/>
          <w:noProof/>
          <w:sz w:val="24"/>
          <w:szCs w:val="24"/>
        </w:rPr>
        <w:t>8.</w:t>
      </w:r>
      <w:r w:rsidRPr="001B129B">
        <w:rPr>
          <w:rFonts w:ascii="Times New Roman" w:hAnsi="Times New Roman" w:cs="Times New Roman"/>
          <w:noProof/>
          <w:sz w:val="24"/>
          <w:szCs w:val="24"/>
        </w:rPr>
        <w:tab/>
        <w:t xml:space="preserve">Ashcraft, M.H. The development of mental arithmetic: A chronometric approach. </w:t>
      </w:r>
      <w:r w:rsidRPr="001B129B">
        <w:rPr>
          <w:rFonts w:ascii="Times New Roman" w:hAnsi="Times New Roman" w:cs="Times New Roman"/>
          <w:i/>
          <w:noProof/>
          <w:sz w:val="24"/>
          <w:szCs w:val="24"/>
        </w:rPr>
        <w:t xml:space="preserve">Developmental Review </w:t>
      </w:r>
      <w:r w:rsidRPr="001B129B">
        <w:rPr>
          <w:rFonts w:ascii="Times New Roman" w:hAnsi="Times New Roman" w:cs="Times New Roman"/>
          <w:b/>
          <w:noProof/>
          <w:sz w:val="24"/>
          <w:szCs w:val="24"/>
        </w:rPr>
        <w:t>2</w:t>
      </w:r>
      <w:r w:rsidRPr="001B129B">
        <w:rPr>
          <w:rFonts w:ascii="Times New Roman" w:hAnsi="Times New Roman" w:cs="Times New Roman"/>
          <w:noProof/>
          <w:sz w:val="24"/>
          <w:szCs w:val="24"/>
        </w:rPr>
        <w:t>, 213-236 (1982).</w:t>
      </w:r>
      <w:bookmarkEnd w:id="288"/>
    </w:p>
    <w:p w14:paraId="4871C40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89" w:name="_ENREF_9"/>
      <w:r w:rsidRPr="001B129B">
        <w:rPr>
          <w:rFonts w:ascii="Times New Roman" w:hAnsi="Times New Roman" w:cs="Times New Roman"/>
          <w:noProof/>
          <w:sz w:val="24"/>
          <w:szCs w:val="24"/>
        </w:rPr>
        <w:t>9.</w:t>
      </w:r>
      <w:r w:rsidRPr="001B129B">
        <w:rPr>
          <w:rFonts w:ascii="Times New Roman" w:hAnsi="Times New Roman" w:cs="Times New Roman"/>
          <w:noProof/>
          <w:sz w:val="24"/>
          <w:szCs w:val="24"/>
        </w:rPr>
        <w:tab/>
        <w:t xml:space="preserve">Svenson, O. &amp; Sjöberg, K. Evolution of cognitive processes for solving simple additions during the first three school years. </w:t>
      </w:r>
      <w:r w:rsidRPr="001B129B">
        <w:rPr>
          <w:rFonts w:ascii="Times New Roman" w:hAnsi="Times New Roman" w:cs="Times New Roman"/>
          <w:i/>
          <w:noProof/>
          <w:sz w:val="24"/>
          <w:szCs w:val="24"/>
        </w:rPr>
        <w:t xml:space="preserve">Scandinavian journal of psychology </w:t>
      </w:r>
      <w:r w:rsidRPr="001B129B">
        <w:rPr>
          <w:rFonts w:ascii="Times New Roman" w:hAnsi="Times New Roman" w:cs="Times New Roman"/>
          <w:b/>
          <w:noProof/>
          <w:sz w:val="24"/>
          <w:szCs w:val="24"/>
        </w:rPr>
        <w:t>24</w:t>
      </w:r>
      <w:r w:rsidRPr="001B129B">
        <w:rPr>
          <w:rFonts w:ascii="Times New Roman" w:hAnsi="Times New Roman" w:cs="Times New Roman"/>
          <w:noProof/>
          <w:sz w:val="24"/>
          <w:szCs w:val="24"/>
        </w:rPr>
        <w:t>, 117-124 (1983).</w:t>
      </w:r>
      <w:bookmarkEnd w:id="289"/>
    </w:p>
    <w:p w14:paraId="4F79546C"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0" w:name="_ENREF_10"/>
      <w:r w:rsidRPr="001B129B">
        <w:rPr>
          <w:rFonts w:ascii="Times New Roman" w:hAnsi="Times New Roman" w:cs="Times New Roman"/>
          <w:noProof/>
          <w:sz w:val="24"/>
          <w:szCs w:val="24"/>
        </w:rPr>
        <w:t>10.</w:t>
      </w:r>
      <w:r w:rsidRPr="001B129B">
        <w:rPr>
          <w:rFonts w:ascii="Times New Roman" w:hAnsi="Times New Roman" w:cs="Times New Roman"/>
          <w:noProof/>
          <w:sz w:val="24"/>
          <w:szCs w:val="24"/>
        </w:rPr>
        <w:tab/>
        <w:t xml:space="preserve">Clements, D.H. &amp; Sarama, J. </w:t>
      </w:r>
      <w:r w:rsidRPr="001B129B">
        <w:rPr>
          <w:rFonts w:ascii="Times New Roman" w:hAnsi="Times New Roman" w:cs="Times New Roman"/>
          <w:i/>
          <w:noProof/>
          <w:sz w:val="24"/>
          <w:szCs w:val="24"/>
        </w:rPr>
        <w:t>Learning and teaching early math: The learning trajectories approach</w:t>
      </w:r>
      <w:r w:rsidRPr="001B129B">
        <w:rPr>
          <w:rFonts w:ascii="Times New Roman" w:hAnsi="Times New Roman" w:cs="Times New Roman"/>
          <w:noProof/>
          <w:sz w:val="24"/>
          <w:szCs w:val="24"/>
        </w:rPr>
        <w:t xml:space="preserve"> (Routledge, 2014).</w:t>
      </w:r>
      <w:bookmarkEnd w:id="290"/>
    </w:p>
    <w:p w14:paraId="7CA888F3"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1" w:name="_ENREF_11"/>
      <w:r w:rsidRPr="001B129B">
        <w:rPr>
          <w:rFonts w:ascii="Times New Roman" w:hAnsi="Times New Roman" w:cs="Times New Roman"/>
          <w:noProof/>
          <w:sz w:val="24"/>
          <w:szCs w:val="24"/>
        </w:rPr>
        <w:t>11.</w:t>
      </w:r>
      <w:r w:rsidRPr="001B129B">
        <w:rPr>
          <w:rFonts w:ascii="Times New Roman" w:hAnsi="Times New Roman" w:cs="Times New Roman"/>
          <w:noProof/>
          <w:sz w:val="24"/>
          <w:szCs w:val="24"/>
        </w:rPr>
        <w:tab/>
        <w:t xml:space="preserve">Clements, D.H. &amp; Sarama, J. Early Childhood Mathematics Intervention. </w:t>
      </w:r>
      <w:r w:rsidRPr="001B129B">
        <w:rPr>
          <w:rFonts w:ascii="Times New Roman" w:hAnsi="Times New Roman" w:cs="Times New Roman"/>
          <w:i/>
          <w:noProof/>
          <w:sz w:val="24"/>
          <w:szCs w:val="24"/>
        </w:rPr>
        <w:t xml:space="preserve">Science </w:t>
      </w:r>
      <w:r w:rsidRPr="001B129B">
        <w:rPr>
          <w:rFonts w:ascii="Times New Roman" w:hAnsi="Times New Roman" w:cs="Times New Roman"/>
          <w:b/>
          <w:noProof/>
          <w:sz w:val="24"/>
          <w:szCs w:val="24"/>
        </w:rPr>
        <w:t>333</w:t>
      </w:r>
      <w:r w:rsidRPr="001B129B">
        <w:rPr>
          <w:rFonts w:ascii="Times New Roman" w:hAnsi="Times New Roman" w:cs="Times New Roman"/>
          <w:noProof/>
          <w:sz w:val="24"/>
          <w:szCs w:val="24"/>
        </w:rPr>
        <w:t>, 968-970 (2011).</w:t>
      </w:r>
      <w:bookmarkEnd w:id="291"/>
    </w:p>
    <w:p w14:paraId="689ACAA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2" w:name="_ENREF_12"/>
      <w:r w:rsidRPr="001B129B">
        <w:rPr>
          <w:rFonts w:ascii="Times New Roman" w:hAnsi="Times New Roman" w:cs="Times New Roman"/>
          <w:noProof/>
          <w:sz w:val="24"/>
          <w:szCs w:val="24"/>
        </w:rPr>
        <w:t>12.</w:t>
      </w:r>
      <w:r w:rsidRPr="001B129B">
        <w:rPr>
          <w:rFonts w:ascii="Times New Roman" w:hAnsi="Times New Roman" w:cs="Times New Roman"/>
          <w:noProof/>
          <w:sz w:val="24"/>
          <w:szCs w:val="24"/>
        </w:rPr>
        <w:tab/>
        <w:t>Siegler, R.S.</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Early predictors of high school mathematics achievement. </w:t>
      </w:r>
      <w:r w:rsidRPr="001B129B">
        <w:rPr>
          <w:rFonts w:ascii="Times New Roman" w:hAnsi="Times New Roman" w:cs="Times New Roman"/>
          <w:i/>
          <w:noProof/>
          <w:sz w:val="24"/>
          <w:szCs w:val="24"/>
        </w:rPr>
        <w:t xml:space="preserve">Psychological Science </w:t>
      </w:r>
      <w:r w:rsidRPr="001B129B">
        <w:rPr>
          <w:rFonts w:ascii="Times New Roman" w:hAnsi="Times New Roman" w:cs="Times New Roman"/>
          <w:b/>
          <w:noProof/>
          <w:sz w:val="24"/>
          <w:szCs w:val="24"/>
        </w:rPr>
        <w:t>23</w:t>
      </w:r>
      <w:r w:rsidRPr="001B129B">
        <w:rPr>
          <w:rFonts w:ascii="Times New Roman" w:hAnsi="Times New Roman" w:cs="Times New Roman"/>
          <w:noProof/>
          <w:sz w:val="24"/>
          <w:szCs w:val="24"/>
        </w:rPr>
        <w:t>, 691-697 (2012).</w:t>
      </w:r>
      <w:bookmarkEnd w:id="292"/>
    </w:p>
    <w:p w14:paraId="155E97E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3" w:name="_ENREF_13"/>
      <w:r w:rsidRPr="001B129B">
        <w:rPr>
          <w:rFonts w:ascii="Times New Roman" w:hAnsi="Times New Roman" w:cs="Times New Roman"/>
          <w:noProof/>
          <w:sz w:val="24"/>
          <w:szCs w:val="24"/>
        </w:rPr>
        <w:t>13.</w:t>
      </w:r>
      <w:r w:rsidRPr="001B129B">
        <w:rPr>
          <w:rFonts w:ascii="Times New Roman" w:hAnsi="Times New Roman" w:cs="Times New Roman"/>
          <w:noProof/>
          <w:sz w:val="24"/>
          <w:szCs w:val="24"/>
        </w:rPr>
        <w:tab/>
        <w:t xml:space="preserve">Price, G.R., Mazzocco, M.M. &amp; Ansari, D. Why mental arithmetic counts: brain activation during single digit arithmetic predicts high school math scores. </w:t>
      </w:r>
      <w:r w:rsidRPr="001B129B">
        <w:rPr>
          <w:rFonts w:ascii="Times New Roman" w:hAnsi="Times New Roman" w:cs="Times New Roman"/>
          <w:i/>
          <w:noProof/>
          <w:sz w:val="24"/>
          <w:szCs w:val="24"/>
        </w:rPr>
        <w:t xml:space="preserve">The Journal of Neuroscience </w:t>
      </w:r>
      <w:r w:rsidRPr="001B129B">
        <w:rPr>
          <w:rFonts w:ascii="Times New Roman" w:hAnsi="Times New Roman" w:cs="Times New Roman"/>
          <w:b/>
          <w:noProof/>
          <w:sz w:val="24"/>
          <w:szCs w:val="24"/>
        </w:rPr>
        <w:t>33</w:t>
      </w:r>
      <w:r w:rsidRPr="001B129B">
        <w:rPr>
          <w:rFonts w:ascii="Times New Roman" w:hAnsi="Times New Roman" w:cs="Times New Roman"/>
          <w:noProof/>
          <w:sz w:val="24"/>
          <w:szCs w:val="24"/>
        </w:rPr>
        <w:t>, 156-163 (2013).</w:t>
      </w:r>
      <w:bookmarkEnd w:id="293"/>
    </w:p>
    <w:p w14:paraId="68F579B0"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4" w:name="_ENREF_14"/>
      <w:r w:rsidRPr="001B129B">
        <w:rPr>
          <w:rFonts w:ascii="Times New Roman" w:hAnsi="Times New Roman" w:cs="Times New Roman"/>
          <w:noProof/>
          <w:sz w:val="24"/>
          <w:szCs w:val="24"/>
        </w:rPr>
        <w:t>14.</w:t>
      </w:r>
      <w:r w:rsidRPr="001B129B">
        <w:rPr>
          <w:rFonts w:ascii="Times New Roman" w:hAnsi="Times New Roman" w:cs="Times New Roman"/>
          <w:noProof/>
          <w:sz w:val="24"/>
          <w:szCs w:val="24"/>
        </w:rPr>
        <w:tab/>
        <w:t xml:space="preserve">Geary, D.C., Bow-Thomas, C.C. &amp; Yao, Y. Counting knowledge and skill in cognitive addition: A comparison of normal and mathematically disabled children. </w:t>
      </w:r>
      <w:r w:rsidRPr="001B129B">
        <w:rPr>
          <w:rFonts w:ascii="Times New Roman" w:hAnsi="Times New Roman" w:cs="Times New Roman"/>
          <w:i/>
          <w:noProof/>
          <w:sz w:val="24"/>
          <w:szCs w:val="24"/>
        </w:rPr>
        <w:t xml:space="preserve">Journal of Experimental Child Psychology </w:t>
      </w:r>
      <w:r w:rsidRPr="001B129B">
        <w:rPr>
          <w:rFonts w:ascii="Times New Roman" w:hAnsi="Times New Roman" w:cs="Times New Roman"/>
          <w:b/>
          <w:noProof/>
          <w:sz w:val="24"/>
          <w:szCs w:val="24"/>
        </w:rPr>
        <w:t>54</w:t>
      </w:r>
      <w:r w:rsidRPr="001B129B">
        <w:rPr>
          <w:rFonts w:ascii="Times New Roman" w:hAnsi="Times New Roman" w:cs="Times New Roman"/>
          <w:noProof/>
          <w:sz w:val="24"/>
          <w:szCs w:val="24"/>
        </w:rPr>
        <w:t>, 372-391 (1992).</w:t>
      </w:r>
      <w:bookmarkEnd w:id="294"/>
    </w:p>
    <w:p w14:paraId="2C4A44C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5" w:name="_ENREF_15"/>
      <w:r w:rsidRPr="001B129B">
        <w:rPr>
          <w:rFonts w:ascii="Times New Roman" w:hAnsi="Times New Roman" w:cs="Times New Roman"/>
          <w:noProof/>
          <w:sz w:val="24"/>
          <w:szCs w:val="24"/>
        </w:rPr>
        <w:t>15.</w:t>
      </w:r>
      <w:r w:rsidRPr="001B129B">
        <w:rPr>
          <w:rFonts w:ascii="Times New Roman" w:hAnsi="Times New Roman" w:cs="Times New Roman"/>
          <w:noProof/>
          <w:sz w:val="24"/>
          <w:szCs w:val="24"/>
        </w:rPr>
        <w:tab/>
        <w:t xml:space="preserve">Menon, V. Arithmetic in child and adult brain. in </w:t>
      </w:r>
      <w:r w:rsidRPr="001B129B">
        <w:rPr>
          <w:rFonts w:ascii="Times New Roman" w:hAnsi="Times New Roman" w:cs="Times New Roman"/>
          <w:i/>
          <w:noProof/>
          <w:sz w:val="24"/>
          <w:szCs w:val="24"/>
        </w:rPr>
        <w:t>Handbook of mathmatical cognition</w:t>
      </w:r>
      <w:r w:rsidRPr="001B129B">
        <w:rPr>
          <w:rFonts w:ascii="Times New Roman" w:hAnsi="Times New Roman" w:cs="Times New Roman"/>
          <w:noProof/>
          <w:sz w:val="24"/>
          <w:szCs w:val="24"/>
        </w:rPr>
        <w:t xml:space="preserve"> (ed. K.R. Cohen &amp; A. Dowker) (Oxford University Press, published onlin, 2014).</w:t>
      </w:r>
      <w:bookmarkEnd w:id="295"/>
    </w:p>
    <w:p w14:paraId="383E73F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6" w:name="_ENREF_16"/>
      <w:r w:rsidRPr="001B129B">
        <w:rPr>
          <w:rFonts w:ascii="Times New Roman" w:hAnsi="Times New Roman" w:cs="Times New Roman"/>
          <w:noProof/>
          <w:sz w:val="24"/>
          <w:szCs w:val="24"/>
        </w:rPr>
        <w:t>16.</w:t>
      </w:r>
      <w:r w:rsidRPr="001B129B">
        <w:rPr>
          <w:rFonts w:ascii="Times New Roman" w:hAnsi="Times New Roman" w:cs="Times New Roman"/>
          <w:noProof/>
          <w:sz w:val="24"/>
          <w:szCs w:val="24"/>
        </w:rPr>
        <w:tab/>
        <w:t xml:space="preserve">Hubbard, E.M., Piazza, M., Pinel, P. &amp; Dehaene, S. Interactions between number and space in parietal cortex. </w:t>
      </w:r>
      <w:r w:rsidRPr="001B129B">
        <w:rPr>
          <w:rFonts w:ascii="Times New Roman" w:hAnsi="Times New Roman" w:cs="Times New Roman"/>
          <w:i/>
          <w:noProof/>
          <w:sz w:val="24"/>
          <w:szCs w:val="24"/>
        </w:rPr>
        <w:t xml:space="preserve">Nature Reviews Neuroscience </w:t>
      </w:r>
      <w:r w:rsidRPr="001B129B">
        <w:rPr>
          <w:rFonts w:ascii="Times New Roman" w:hAnsi="Times New Roman" w:cs="Times New Roman"/>
          <w:b/>
          <w:noProof/>
          <w:sz w:val="24"/>
          <w:szCs w:val="24"/>
        </w:rPr>
        <w:t>6</w:t>
      </w:r>
      <w:r w:rsidRPr="001B129B">
        <w:rPr>
          <w:rFonts w:ascii="Times New Roman" w:hAnsi="Times New Roman" w:cs="Times New Roman"/>
          <w:noProof/>
          <w:sz w:val="24"/>
          <w:szCs w:val="24"/>
        </w:rPr>
        <w:t>, 435-448 (2005).</w:t>
      </w:r>
      <w:bookmarkEnd w:id="296"/>
    </w:p>
    <w:p w14:paraId="4EF2CDF9"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7" w:name="_ENREF_17"/>
      <w:r w:rsidRPr="001B129B">
        <w:rPr>
          <w:rFonts w:ascii="Times New Roman" w:hAnsi="Times New Roman" w:cs="Times New Roman"/>
          <w:noProof/>
          <w:sz w:val="24"/>
          <w:szCs w:val="24"/>
        </w:rPr>
        <w:t>17.</w:t>
      </w:r>
      <w:r w:rsidRPr="001B129B">
        <w:rPr>
          <w:rFonts w:ascii="Times New Roman" w:hAnsi="Times New Roman" w:cs="Times New Roman"/>
          <w:noProof/>
          <w:sz w:val="24"/>
          <w:szCs w:val="24"/>
        </w:rPr>
        <w:tab/>
        <w:t xml:space="preserve">Rivera, S.M., Reiss, A., Eckert, M.A. &amp; Menon, V. Developmental changes in mental arithmetic: evidence for increased functional specialization in the left inferior parietal cortex. </w:t>
      </w:r>
      <w:r w:rsidRPr="001B129B">
        <w:rPr>
          <w:rFonts w:ascii="Times New Roman" w:hAnsi="Times New Roman" w:cs="Times New Roman"/>
          <w:i/>
          <w:noProof/>
          <w:sz w:val="24"/>
          <w:szCs w:val="24"/>
        </w:rPr>
        <w:t xml:space="preserve">Cereb. Cortex </w:t>
      </w:r>
      <w:r w:rsidRPr="001B129B">
        <w:rPr>
          <w:rFonts w:ascii="Times New Roman" w:hAnsi="Times New Roman" w:cs="Times New Roman"/>
          <w:b/>
          <w:noProof/>
          <w:sz w:val="24"/>
          <w:szCs w:val="24"/>
        </w:rPr>
        <w:t>15</w:t>
      </w:r>
      <w:r w:rsidRPr="001B129B">
        <w:rPr>
          <w:rFonts w:ascii="Times New Roman" w:hAnsi="Times New Roman" w:cs="Times New Roman"/>
          <w:noProof/>
          <w:sz w:val="24"/>
          <w:szCs w:val="24"/>
        </w:rPr>
        <w:t>, 1779-1790 (2005).</w:t>
      </w:r>
      <w:bookmarkEnd w:id="297"/>
    </w:p>
    <w:p w14:paraId="53D4B919"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8" w:name="_ENREF_18"/>
      <w:r w:rsidRPr="001B129B">
        <w:rPr>
          <w:rFonts w:ascii="Times New Roman" w:hAnsi="Times New Roman" w:cs="Times New Roman"/>
          <w:noProof/>
          <w:sz w:val="24"/>
          <w:szCs w:val="24"/>
        </w:rPr>
        <w:t>18.</w:t>
      </w:r>
      <w:r w:rsidRPr="001B129B">
        <w:rPr>
          <w:rFonts w:ascii="Times New Roman" w:hAnsi="Times New Roman" w:cs="Times New Roman"/>
          <w:noProof/>
          <w:sz w:val="24"/>
          <w:szCs w:val="24"/>
        </w:rPr>
        <w:tab/>
        <w:t xml:space="preserve">Ansari, D. Effects of development and enculturation on number representation in the brain. </w:t>
      </w:r>
      <w:r w:rsidRPr="001B129B">
        <w:rPr>
          <w:rFonts w:ascii="Times New Roman" w:hAnsi="Times New Roman" w:cs="Times New Roman"/>
          <w:i/>
          <w:noProof/>
          <w:sz w:val="24"/>
          <w:szCs w:val="24"/>
        </w:rPr>
        <w:t xml:space="preserve">Nature Reviews Neuroscience </w:t>
      </w:r>
      <w:r w:rsidRPr="001B129B">
        <w:rPr>
          <w:rFonts w:ascii="Times New Roman" w:hAnsi="Times New Roman" w:cs="Times New Roman"/>
          <w:b/>
          <w:noProof/>
          <w:sz w:val="24"/>
          <w:szCs w:val="24"/>
        </w:rPr>
        <w:t>9</w:t>
      </w:r>
      <w:r w:rsidRPr="001B129B">
        <w:rPr>
          <w:rFonts w:ascii="Times New Roman" w:hAnsi="Times New Roman" w:cs="Times New Roman"/>
          <w:noProof/>
          <w:sz w:val="24"/>
          <w:szCs w:val="24"/>
        </w:rPr>
        <w:t>, 278-291 (2008).</w:t>
      </w:r>
      <w:bookmarkEnd w:id="298"/>
    </w:p>
    <w:p w14:paraId="22CDE6A6"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299" w:name="_ENREF_19"/>
      <w:r w:rsidRPr="001B129B">
        <w:rPr>
          <w:rFonts w:ascii="Times New Roman" w:hAnsi="Times New Roman" w:cs="Times New Roman"/>
          <w:noProof/>
          <w:sz w:val="24"/>
          <w:szCs w:val="24"/>
        </w:rPr>
        <w:t>19.</w:t>
      </w:r>
      <w:r w:rsidRPr="001B129B">
        <w:rPr>
          <w:rFonts w:ascii="Times New Roman" w:hAnsi="Times New Roman" w:cs="Times New Roman"/>
          <w:noProof/>
          <w:sz w:val="24"/>
          <w:szCs w:val="24"/>
        </w:rPr>
        <w:tab/>
        <w:t xml:space="preserve">Dehaene, S., Piazza, M., Pinel, P. &amp; Cohen, L. Three parietal circuits for number processing. </w:t>
      </w:r>
      <w:r w:rsidRPr="001B129B">
        <w:rPr>
          <w:rFonts w:ascii="Times New Roman" w:hAnsi="Times New Roman" w:cs="Times New Roman"/>
          <w:i/>
          <w:noProof/>
          <w:sz w:val="24"/>
          <w:szCs w:val="24"/>
        </w:rPr>
        <w:t xml:space="preserve">Cognitive Neuropsychology </w:t>
      </w:r>
      <w:r w:rsidRPr="001B129B">
        <w:rPr>
          <w:rFonts w:ascii="Times New Roman" w:hAnsi="Times New Roman" w:cs="Times New Roman"/>
          <w:b/>
          <w:noProof/>
          <w:sz w:val="24"/>
          <w:szCs w:val="24"/>
        </w:rPr>
        <w:t>20</w:t>
      </w:r>
      <w:r w:rsidRPr="001B129B">
        <w:rPr>
          <w:rFonts w:ascii="Times New Roman" w:hAnsi="Times New Roman" w:cs="Times New Roman"/>
          <w:noProof/>
          <w:sz w:val="24"/>
          <w:szCs w:val="24"/>
        </w:rPr>
        <w:t>, 487-506 (2003).</w:t>
      </w:r>
      <w:bookmarkEnd w:id="299"/>
    </w:p>
    <w:p w14:paraId="50163DB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0" w:name="_ENREF_20"/>
      <w:r w:rsidRPr="001B129B">
        <w:rPr>
          <w:rFonts w:ascii="Times New Roman" w:hAnsi="Times New Roman" w:cs="Times New Roman"/>
          <w:noProof/>
          <w:sz w:val="24"/>
          <w:szCs w:val="24"/>
        </w:rPr>
        <w:t>20.</w:t>
      </w:r>
      <w:r w:rsidRPr="001B129B">
        <w:rPr>
          <w:rFonts w:ascii="Times New Roman" w:hAnsi="Times New Roman" w:cs="Times New Roman"/>
          <w:noProof/>
          <w:sz w:val="24"/>
          <w:szCs w:val="24"/>
        </w:rPr>
        <w:tab/>
        <w:t>Cho, S.</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Hippocampal–prefrontal engagement and dynamic causal interactions in the maturation of children's fact retrieval. </w:t>
      </w:r>
      <w:r w:rsidRPr="001B129B">
        <w:rPr>
          <w:rFonts w:ascii="Times New Roman" w:hAnsi="Times New Roman" w:cs="Times New Roman"/>
          <w:i/>
          <w:noProof/>
          <w:sz w:val="24"/>
          <w:szCs w:val="24"/>
        </w:rPr>
        <w:t xml:space="preserve">Journal of Cognitive Neuroscience </w:t>
      </w:r>
      <w:r w:rsidRPr="001B129B">
        <w:rPr>
          <w:rFonts w:ascii="Times New Roman" w:hAnsi="Times New Roman" w:cs="Times New Roman"/>
          <w:b/>
          <w:noProof/>
          <w:sz w:val="24"/>
          <w:szCs w:val="24"/>
        </w:rPr>
        <w:t>24</w:t>
      </w:r>
      <w:r w:rsidRPr="001B129B">
        <w:rPr>
          <w:rFonts w:ascii="Times New Roman" w:hAnsi="Times New Roman" w:cs="Times New Roman"/>
          <w:noProof/>
          <w:sz w:val="24"/>
          <w:szCs w:val="24"/>
        </w:rPr>
        <w:t>, 1849-1866 (2012).</w:t>
      </w:r>
      <w:bookmarkEnd w:id="300"/>
    </w:p>
    <w:p w14:paraId="004AF71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1" w:name="_ENREF_21"/>
      <w:r w:rsidRPr="001B129B">
        <w:rPr>
          <w:rFonts w:ascii="Times New Roman" w:hAnsi="Times New Roman" w:cs="Times New Roman"/>
          <w:noProof/>
          <w:sz w:val="24"/>
          <w:szCs w:val="24"/>
        </w:rPr>
        <w:lastRenderedPageBreak/>
        <w:t>21.</w:t>
      </w:r>
      <w:r w:rsidRPr="001B129B">
        <w:rPr>
          <w:rFonts w:ascii="Times New Roman" w:hAnsi="Times New Roman" w:cs="Times New Roman"/>
          <w:noProof/>
          <w:sz w:val="24"/>
          <w:szCs w:val="24"/>
        </w:rPr>
        <w:tab/>
        <w:t>Supekar, K.</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Neural predictors of individual differences in response to math tutoring in primary-grade school children. </w:t>
      </w:r>
      <w:r w:rsidRPr="001B129B">
        <w:rPr>
          <w:rFonts w:ascii="Times New Roman" w:hAnsi="Times New Roman" w:cs="Times New Roman"/>
          <w:i/>
          <w:noProof/>
          <w:sz w:val="24"/>
          <w:szCs w:val="24"/>
        </w:rPr>
        <w:t xml:space="preserve">Proceedings of the National Academy of Sciences </w:t>
      </w:r>
      <w:r w:rsidRPr="001B129B">
        <w:rPr>
          <w:rFonts w:ascii="Times New Roman" w:hAnsi="Times New Roman" w:cs="Times New Roman"/>
          <w:b/>
          <w:noProof/>
          <w:sz w:val="24"/>
          <w:szCs w:val="24"/>
        </w:rPr>
        <w:t>110</w:t>
      </w:r>
      <w:r w:rsidRPr="001B129B">
        <w:rPr>
          <w:rFonts w:ascii="Times New Roman" w:hAnsi="Times New Roman" w:cs="Times New Roman"/>
          <w:noProof/>
          <w:sz w:val="24"/>
          <w:szCs w:val="24"/>
        </w:rPr>
        <w:t>, 8230-8235 (2013).</w:t>
      </w:r>
      <w:bookmarkEnd w:id="301"/>
    </w:p>
    <w:p w14:paraId="56F6041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2" w:name="_ENREF_22"/>
      <w:r w:rsidRPr="001B129B">
        <w:rPr>
          <w:rFonts w:ascii="Times New Roman" w:hAnsi="Times New Roman" w:cs="Times New Roman"/>
          <w:noProof/>
          <w:sz w:val="24"/>
          <w:szCs w:val="24"/>
        </w:rPr>
        <w:t>22.</w:t>
      </w:r>
      <w:r w:rsidRPr="001B129B">
        <w:rPr>
          <w:rFonts w:ascii="Times New Roman" w:hAnsi="Times New Roman" w:cs="Times New Roman"/>
          <w:noProof/>
          <w:sz w:val="24"/>
          <w:szCs w:val="24"/>
        </w:rPr>
        <w:tab/>
        <w:t>Qin, S.</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Hippocampal-neocortical functional reorganization underlies children's cognitive development. </w:t>
      </w:r>
      <w:r w:rsidRPr="001B129B">
        <w:rPr>
          <w:rFonts w:ascii="Times New Roman" w:hAnsi="Times New Roman" w:cs="Times New Roman"/>
          <w:i/>
          <w:noProof/>
          <w:sz w:val="24"/>
          <w:szCs w:val="24"/>
        </w:rPr>
        <w:t xml:space="preserve">Nature Neuroscience </w:t>
      </w:r>
      <w:r w:rsidRPr="001B129B">
        <w:rPr>
          <w:rFonts w:ascii="Times New Roman" w:hAnsi="Times New Roman" w:cs="Times New Roman"/>
          <w:b/>
          <w:noProof/>
          <w:sz w:val="24"/>
          <w:szCs w:val="24"/>
        </w:rPr>
        <w:t>17</w:t>
      </w:r>
      <w:r w:rsidRPr="001B129B">
        <w:rPr>
          <w:rFonts w:ascii="Times New Roman" w:hAnsi="Times New Roman" w:cs="Times New Roman"/>
          <w:noProof/>
          <w:sz w:val="24"/>
          <w:szCs w:val="24"/>
        </w:rPr>
        <w:t>, 1263-1269 (2014).</w:t>
      </w:r>
      <w:bookmarkEnd w:id="302"/>
    </w:p>
    <w:p w14:paraId="37090024"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3" w:name="_ENREF_23"/>
      <w:r w:rsidRPr="001B129B">
        <w:rPr>
          <w:rFonts w:ascii="Times New Roman" w:hAnsi="Times New Roman" w:cs="Times New Roman"/>
          <w:noProof/>
          <w:sz w:val="24"/>
          <w:szCs w:val="24"/>
        </w:rPr>
        <w:t>23.</w:t>
      </w:r>
      <w:r w:rsidRPr="001B129B">
        <w:rPr>
          <w:rFonts w:ascii="Times New Roman" w:hAnsi="Times New Roman" w:cs="Times New Roman"/>
          <w:noProof/>
          <w:sz w:val="24"/>
          <w:szCs w:val="24"/>
        </w:rPr>
        <w:tab/>
        <w:t xml:space="preserve">Ashkenazi, S., Rosenberg-Lee, M., Tenison, C. &amp; Menon, V. Weak task-related modulation and stimulus representations during arithmetic problem solving in children with developmental dyscalculia. </w:t>
      </w:r>
      <w:r w:rsidRPr="001B129B">
        <w:rPr>
          <w:rFonts w:ascii="Times New Roman" w:hAnsi="Times New Roman" w:cs="Times New Roman"/>
          <w:i/>
          <w:noProof/>
          <w:sz w:val="24"/>
          <w:szCs w:val="24"/>
        </w:rPr>
        <w:t xml:space="preserve">Developmental cognitive neuroscience </w:t>
      </w:r>
      <w:r w:rsidRPr="001B129B">
        <w:rPr>
          <w:rFonts w:ascii="Times New Roman" w:hAnsi="Times New Roman" w:cs="Times New Roman"/>
          <w:b/>
          <w:noProof/>
          <w:sz w:val="24"/>
          <w:szCs w:val="24"/>
        </w:rPr>
        <w:t>2</w:t>
      </w:r>
      <w:r w:rsidRPr="001B129B">
        <w:rPr>
          <w:rFonts w:ascii="Times New Roman" w:hAnsi="Times New Roman" w:cs="Times New Roman"/>
          <w:noProof/>
          <w:sz w:val="24"/>
          <w:szCs w:val="24"/>
        </w:rPr>
        <w:t>, S152-S166 (2012).</w:t>
      </w:r>
      <w:bookmarkEnd w:id="303"/>
    </w:p>
    <w:p w14:paraId="6F573600"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4" w:name="_ENREF_24"/>
      <w:r w:rsidRPr="001B129B">
        <w:rPr>
          <w:rFonts w:ascii="Times New Roman" w:hAnsi="Times New Roman" w:cs="Times New Roman"/>
          <w:noProof/>
          <w:sz w:val="24"/>
          <w:szCs w:val="24"/>
        </w:rPr>
        <w:t>24.</w:t>
      </w:r>
      <w:r w:rsidRPr="001B129B">
        <w:rPr>
          <w:rFonts w:ascii="Times New Roman" w:hAnsi="Times New Roman" w:cs="Times New Roman"/>
          <w:noProof/>
          <w:sz w:val="24"/>
          <w:szCs w:val="24"/>
        </w:rPr>
        <w:tab/>
        <w:t>Rosenberg-Lee, M.</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Brain hyper-connectivity and operation-specific deficits during arithmetic problem solving in children with developmental dyscalculia. </w:t>
      </w:r>
      <w:r w:rsidRPr="001B129B">
        <w:rPr>
          <w:rFonts w:ascii="Times New Roman" w:hAnsi="Times New Roman" w:cs="Times New Roman"/>
          <w:i/>
          <w:noProof/>
          <w:sz w:val="24"/>
          <w:szCs w:val="24"/>
        </w:rPr>
        <w:t xml:space="preserve">Dev. Sci. </w:t>
      </w:r>
      <w:r w:rsidRPr="001B129B">
        <w:rPr>
          <w:rFonts w:ascii="Times New Roman" w:hAnsi="Times New Roman" w:cs="Times New Roman"/>
          <w:b/>
          <w:noProof/>
          <w:sz w:val="24"/>
          <w:szCs w:val="24"/>
        </w:rPr>
        <w:t>18</w:t>
      </w:r>
      <w:r w:rsidRPr="001B129B">
        <w:rPr>
          <w:rFonts w:ascii="Times New Roman" w:hAnsi="Times New Roman" w:cs="Times New Roman"/>
          <w:noProof/>
          <w:sz w:val="24"/>
          <w:szCs w:val="24"/>
        </w:rPr>
        <w:t>, 351-372 (2015).</w:t>
      </w:r>
      <w:bookmarkEnd w:id="304"/>
    </w:p>
    <w:p w14:paraId="7FBF7E6E"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5" w:name="_ENREF_25"/>
      <w:r w:rsidRPr="001B129B">
        <w:rPr>
          <w:rFonts w:ascii="Times New Roman" w:hAnsi="Times New Roman" w:cs="Times New Roman"/>
          <w:noProof/>
          <w:sz w:val="24"/>
          <w:szCs w:val="24"/>
        </w:rPr>
        <w:t>25.</w:t>
      </w:r>
      <w:r w:rsidRPr="001B129B">
        <w:rPr>
          <w:rFonts w:ascii="Times New Roman" w:hAnsi="Times New Roman" w:cs="Times New Roman"/>
          <w:noProof/>
          <w:sz w:val="24"/>
          <w:szCs w:val="24"/>
        </w:rPr>
        <w:tab/>
        <w:t xml:space="preserve">Cho, S., Ryali, S., Geary, D.C. &amp; Menon, V. How does a child solve 7+ 8? Decoding brain activity patterns associated with counting and retrieval strategies. </w:t>
      </w:r>
      <w:r w:rsidRPr="001B129B">
        <w:rPr>
          <w:rFonts w:ascii="Times New Roman" w:hAnsi="Times New Roman" w:cs="Times New Roman"/>
          <w:i/>
          <w:noProof/>
          <w:sz w:val="24"/>
          <w:szCs w:val="24"/>
        </w:rPr>
        <w:t xml:space="preserve">Dev. Sci. </w:t>
      </w:r>
      <w:r w:rsidRPr="001B129B">
        <w:rPr>
          <w:rFonts w:ascii="Times New Roman" w:hAnsi="Times New Roman" w:cs="Times New Roman"/>
          <w:b/>
          <w:noProof/>
          <w:sz w:val="24"/>
          <w:szCs w:val="24"/>
        </w:rPr>
        <w:t>14</w:t>
      </w:r>
      <w:r w:rsidRPr="001B129B">
        <w:rPr>
          <w:rFonts w:ascii="Times New Roman" w:hAnsi="Times New Roman" w:cs="Times New Roman"/>
          <w:noProof/>
          <w:sz w:val="24"/>
          <w:szCs w:val="24"/>
        </w:rPr>
        <w:t>, 989-1001 (2011).</w:t>
      </w:r>
      <w:bookmarkEnd w:id="305"/>
    </w:p>
    <w:p w14:paraId="7062397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6" w:name="_ENREF_26"/>
      <w:r w:rsidRPr="001B129B">
        <w:rPr>
          <w:rFonts w:ascii="Times New Roman" w:hAnsi="Times New Roman" w:cs="Times New Roman"/>
          <w:noProof/>
          <w:sz w:val="24"/>
          <w:szCs w:val="24"/>
        </w:rPr>
        <w:t>26.</w:t>
      </w:r>
      <w:r w:rsidRPr="001B129B">
        <w:rPr>
          <w:rFonts w:ascii="Times New Roman" w:hAnsi="Times New Roman" w:cs="Times New Roman"/>
          <w:noProof/>
          <w:sz w:val="24"/>
          <w:szCs w:val="24"/>
        </w:rPr>
        <w:tab/>
        <w:t xml:space="preserve">Siegler, R.S. &amp; Shipley, C. Variation, selection, and cognitive change. </w:t>
      </w:r>
      <w:r w:rsidRPr="001B129B">
        <w:rPr>
          <w:rFonts w:ascii="Times New Roman" w:hAnsi="Times New Roman" w:cs="Times New Roman"/>
          <w:i/>
          <w:noProof/>
          <w:sz w:val="24"/>
          <w:szCs w:val="24"/>
        </w:rPr>
        <w:t>Developing cognitive competence: New approaches to process modeling</w:t>
      </w:r>
      <w:r w:rsidRPr="001B129B">
        <w:rPr>
          <w:rFonts w:ascii="Times New Roman" w:hAnsi="Times New Roman" w:cs="Times New Roman"/>
          <w:noProof/>
          <w:sz w:val="24"/>
          <w:szCs w:val="24"/>
        </w:rPr>
        <w:t>, 31-76 (1995).</w:t>
      </w:r>
      <w:bookmarkEnd w:id="306"/>
    </w:p>
    <w:p w14:paraId="0343A603"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7" w:name="_ENREF_27"/>
      <w:r w:rsidRPr="001B129B">
        <w:rPr>
          <w:rFonts w:ascii="Times New Roman" w:hAnsi="Times New Roman" w:cs="Times New Roman"/>
          <w:noProof/>
          <w:sz w:val="24"/>
          <w:szCs w:val="24"/>
        </w:rPr>
        <w:t>27.</w:t>
      </w:r>
      <w:r w:rsidRPr="001B129B">
        <w:rPr>
          <w:rFonts w:ascii="Times New Roman" w:hAnsi="Times New Roman" w:cs="Times New Roman"/>
          <w:noProof/>
          <w:sz w:val="24"/>
          <w:szCs w:val="24"/>
        </w:rPr>
        <w:tab/>
        <w:t xml:space="preserve">McCloskey, M. &amp; Lindemann, A.M. MATHNET: Preliminary results from a distributed model of arithmetic fact retrieval. </w:t>
      </w:r>
      <w:r w:rsidRPr="001B129B">
        <w:rPr>
          <w:rFonts w:ascii="Times New Roman" w:hAnsi="Times New Roman" w:cs="Times New Roman"/>
          <w:i/>
          <w:noProof/>
          <w:sz w:val="24"/>
          <w:szCs w:val="24"/>
        </w:rPr>
        <w:t xml:space="preserve">Advances in psychology </w:t>
      </w:r>
      <w:r w:rsidRPr="001B129B">
        <w:rPr>
          <w:rFonts w:ascii="Times New Roman" w:hAnsi="Times New Roman" w:cs="Times New Roman"/>
          <w:b/>
          <w:noProof/>
          <w:sz w:val="24"/>
          <w:szCs w:val="24"/>
        </w:rPr>
        <w:t>91</w:t>
      </w:r>
      <w:r w:rsidRPr="001B129B">
        <w:rPr>
          <w:rFonts w:ascii="Times New Roman" w:hAnsi="Times New Roman" w:cs="Times New Roman"/>
          <w:noProof/>
          <w:sz w:val="24"/>
          <w:szCs w:val="24"/>
        </w:rPr>
        <w:t>, 365-409 (1992).</w:t>
      </w:r>
      <w:bookmarkEnd w:id="307"/>
    </w:p>
    <w:p w14:paraId="5544667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8" w:name="_ENREF_28"/>
      <w:r w:rsidRPr="001B129B">
        <w:rPr>
          <w:rFonts w:ascii="Times New Roman" w:hAnsi="Times New Roman" w:cs="Times New Roman"/>
          <w:noProof/>
          <w:sz w:val="24"/>
          <w:szCs w:val="24"/>
        </w:rPr>
        <w:t>28.</w:t>
      </w:r>
      <w:r w:rsidRPr="001B129B">
        <w:rPr>
          <w:rFonts w:ascii="Times New Roman" w:hAnsi="Times New Roman" w:cs="Times New Roman"/>
          <w:noProof/>
          <w:sz w:val="24"/>
          <w:szCs w:val="24"/>
        </w:rPr>
        <w:tab/>
        <w:t xml:space="preserve">Anderson, J.R., Lebiere, C., Lovett, M. &amp; Reder, L. ACT-R: A higher-level account of processing capacity. </w:t>
      </w:r>
      <w:r w:rsidRPr="001B129B">
        <w:rPr>
          <w:rFonts w:ascii="Times New Roman" w:hAnsi="Times New Roman" w:cs="Times New Roman"/>
          <w:i/>
          <w:noProof/>
          <w:sz w:val="24"/>
          <w:szCs w:val="24"/>
        </w:rPr>
        <w:t xml:space="preserve">Behav. Brain Sci. </w:t>
      </w:r>
      <w:r w:rsidRPr="001B129B">
        <w:rPr>
          <w:rFonts w:ascii="Times New Roman" w:hAnsi="Times New Roman" w:cs="Times New Roman"/>
          <w:b/>
          <w:noProof/>
          <w:sz w:val="24"/>
          <w:szCs w:val="24"/>
        </w:rPr>
        <w:t>21</w:t>
      </w:r>
      <w:r w:rsidRPr="001B129B">
        <w:rPr>
          <w:rFonts w:ascii="Times New Roman" w:hAnsi="Times New Roman" w:cs="Times New Roman"/>
          <w:noProof/>
          <w:sz w:val="24"/>
          <w:szCs w:val="24"/>
        </w:rPr>
        <w:t>, 831-832 (1998).</w:t>
      </w:r>
      <w:bookmarkEnd w:id="308"/>
    </w:p>
    <w:p w14:paraId="3C1C48A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09" w:name="_ENREF_29"/>
      <w:r w:rsidRPr="001B129B">
        <w:rPr>
          <w:rFonts w:ascii="Times New Roman" w:hAnsi="Times New Roman" w:cs="Times New Roman"/>
          <w:noProof/>
          <w:sz w:val="24"/>
          <w:szCs w:val="24"/>
        </w:rPr>
        <w:t>29.</w:t>
      </w:r>
      <w:r w:rsidRPr="001B129B">
        <w:rPr>
          <w:rFonts w:ascii="Times New Roman" w:hAnsi="Times New Roman" w:cs="Times New Roman"/>
          <w:noProof/>
          <w:sz w:val="24"/>
          <w:szCs w:val="24"/>
        </w:rPr>
        <w:tab/>
        <w:t xml:space="preserve">Chen, L. &amp; Rogers, T.T. A Model of Emergent Category-specific Activation in the Posterior Fusiform Gyrus of Sighted and Congenitally Blind Populations. </w:t>
      </w:r>
      <w:r w:rsidRPr="001B129B">
        <w:rPr>
          <w:rFonts w:ascii="Times New Roman" w:hAnsi="Times New Roman" w:cs="Times New Roman"/>
          <w:i/>
          <w:noProof/>
          <w:sz w:val="24"/>
          <w:szCs w:val="24"/>
        </w:rPr>
        <w:t xml:space="preserve">Journal of Cognitive Neuroscience </w:t>
      </w:r>
      <w:r w:rsidRPr="001B129B">
        <w:rPr>
          <w:rFonts w:ascii="Times New Roman" w:hAnsi="Times New Roman" w:cs="Times New Roman"/>
          <w:noProof/>
          <w:sz w:val="24"/>
          <w:szCs w:val="24"/>
        </w:rPr>
        <w:t xml:space="preserve"> (2015).</w:t>
      </w:r>
      <w:bookmarkEnd w:id="309"/>
    </w:p>
    <w:p w14:paraId="241C734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0" w:name="_ENREF_30"/>
      <w:r w:rsidRPr="001B129B">
        <w:rPr>
          <w:rFonts w:ascii="Times New Roman" w:hAnsi="Times New Roman" w:cs="Times New Roman"/>
          <w:noProof/>
          <w:sz w:val="24"/>
          <w:szCs w:val="24"/>
        </w:rPr>
        <w:t>30.</w:t>
      </w:r>
      <w:r w:rsidRPr="001B129B">
        <w:rPr>
          <w:rFonts w:ascii="Times New Roman" w:hAnsi="Times New Roman" w:cs="Times New Roman"/>
          <w:noProof/>
          <w:sz w:val="24"/>
          <w:szCs w:val="24"/>
        </w:rPr>
        <w:tab/>
        <w:t xml:space="preserve">Plaut, D.C. &amp; Behrmann, M. Complementary neural representations for faces and words: A computational exploration. </w:t>
      </w:r>
      <w:r w:rsidRPr="001B129B">
        <w:rPr>
          <w:rFonts w:ascii="Times New Roman" w:hAnsi="Times New Roman" w:cs="Times New Roman"/>
          <w:i/>
          <w:noProof/>
          <w:sz w:val="24"/>
          <w:szCs w:val="24"/>
        </w:rPr>
        <w:t xml:space="preserve">Cognitive Neuropsychology </w:t>
      </w:r>
      <w:r w:rsidRPr="001B129B">
        <w:rPr>
          <w:rFonts w:ascii="Times New Roman" w:hAnsi="Times New Roman" w:cs="Times New Roman"/>
          <w:b/>
          <w:noProof/>
          <w:sz w:val="24"/>
          <w:szCs w:val="24"/>
        </w:rPr>
        <w:t>28</w:t>
      </w:r>
      <w:r w:rsidRPr="001B129B">
        <w:rPr>
          <w:rFonts w:ascii="Times New Roman" w:hAnsi="Times New Roman" w:cs="Times New Roman"/>
          <w:noProof/>
          <w:sz w:val="24"/>
          <w:szCs w:val="24"/>
        </w:rPr>
        <w:t>, 251-275 (2011).</w:t>
      </w:r>
      <w:bookmarkEnd w:id="310"/>
    </w:p>
    <w:p w14:paraId="727F5C9B"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1" w:name="_ENREF_31"/>
      <w:r w:rsidRPr="001B129B">
        <w:rPr>
          <w:rFonts w:ascii="Times New Roman" w:hAnsi="Times New Roman" w:cs="Times New Roman"/>
          <w:noProof/>
          <w:sz w:val="24"/>
          <w:szCs w:val="24"/>
        </w:rPr>
        <w:t>31.</w:t>
      </w:r>
      <w:r w:rsidRPr="001B129B">
        <w:rPr>
          <w:rFonts w:ascii="Times New Roman" w:hAnsi="Times New Roman" w:cs="Times New Roman"/>
          <w:noProof/>
          <w:sz w:val="24"/>
          <w:szCs w:val="24"/>
        </w:rPr>
        <w:tab/>
        <w:t xml:space="preserve">Stoianov, I. &amp; Zorzi, M. Emergence of a'visual number sense'in hierarchical generative models. </w:t>
      </w:r>
      <w:r w:rsidRPr="001B129B">
        <w:rPr>
          <w:rFonts w:ascii="Times New Roman" w:hAnsi="Times New Roman" w:cs="Times New Roman"/>
          <w:i/>
          <w:noProof/>
          <w:sz w:val="24"/>
          <w:szCs w:val="24"/>
        </w:rPr>
        <w:t xml:space="preserve">Nature Neuroscience </w:t>
      </w:r>
      <w:r w:rsidRPr="001B129B">
        <w:rPr>
          <w:rFonts w:ascii="Times New Roman" w:hAnsi="Times New Roman" w:cs="Times New Roman"/>
          <w:b/>
          <w:noProof/>
          <w:sz w:val="24"/>
          <w:szCs w:val="24"/>
        </w:rPr>
        <w:t>15</w:t>
      </w:r>
      <w:r w:rsidRPr="001B129B">
        <w:rPr>
          <w:rFonts w:ascii="Times New Roman" w:hAnsi="Times New Roman" w:cs="Times New Roman"/>
          <w:noProof/>
          <w:sz w:val="24"/>
          <w:szCs w:val="24"/>
        </w:rPr>
        <w:t>, 194-196 (2012).</w:t>
      </w:r>
      <w:bookmarkEnd w:id="311"/>
    </w:p>
    <w:p w14:paraId="1B10A324"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2" w:name="_ENREF_32"/>
      <w:r w:rsidRPr="001B129B">
        <w:rPr>
          <w:rFonts w:ascii="Times New Roman" w:hAnsi="Times New Roman" w:cs="Times New Roman"/>
          <w:noProof/>
          <w:sz w:val="24"/>
          <w:szCs w:val="24"/>
        </w:rPr>
        <w:t>32.</w:t>
      </w:r>
      <w:r w:rsidRPr="001B129B">
        <w:rPr>
          <w:rFonts w:ascii="Times New Roman" w:hAnsi="Times New Roman" w:cs="Times New Roman"/>
          <w:noProof/>
          <w:sz w:val="24"/>
          <w:szCs w:val="24"/>
        </w:rPr>
        <w:tab/>
        <w:t xml:space="preserve">Miller, E.K. &amp; Cohen, J.D. An integrative theory of prefrontal cortex function. </w:t>
      </w:r>
      <w:r w:rsidRPr="001B129B">
        <w:rPr>
          <w:rFonts w:ascii="Times New Roman" w:hAnsi="Times New Roman" w:cs="Times New Roman"/>
          <w:i/>
          <w:noProof/>
          <w:sz w:val="24"/>
          <w:szCs w:val="24"/>
        </w:rPr>
        <w:t xml:space="preserve">Annual Review of Neuroscience </w:t>
      </w:r>
      <w:r w:rsidRPr="001B129B">
        <w:rPr>
          <w:rFonts w:ascii="Times New Roman" w:hAnsi="Times New Roman" w:cs="Times New Roman"/>
          <w:b/>
          <w:noProof/>
          <w:sz w:val="24"/>
          <w:szCs w:val="24"/>
        </w:rPr>
        <w:t>24</w:t>
      </w:r>
      <w:r w:rsidRPr="001B129B">
        <w:rPr>
          <w:rFonts w:ascii="Times New Roman" w:hAnsi="Times New Roman" w:cs="Times New Roman"/>
          <w:noProof/>
          <w:sz w:val="24"/>
          <w:szCs w:val="24"/>
        </w:rPr>
        <w:t>, 167-202 (2001).</w:t>
      </w:r>
      <w:bookmarkEnd w:id="312"/>
    </w:p>
    <w:p w14:paraId="684F673B"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3" w:name="_ENREF_33"/>
      <w:r w:rsidRPr="001B129B">
        <w:rPr>
          <w:rFonts w:ascii="Times New Roman" w:hAnsi="Times New Roman" w:cs="Times New Roman"/>
          <w:noProof/>
          <w:sz w:val="24"/>
          <w:szCs w:val="24"/>
        </w:rPr>
        <w:t>33.</w:t>
      </w:r>
      <w:r w:rsidRPr="001B129B">
        <w:rPr>
          <w:rFonts w:ascii="Times New Roman" w:hAnsi="Times New Roman" w:cs="Times New Roman"/>
          <w:noProof/>
          <w:sz w:val="24"/>
          <w:szCs w:val="24"/>
        </w:rPr>
        <w:tab/>
        <w:t xml:space="preserve">Suykens, J.A., Vandewalle, J.P. &amp; de Moor, B.L. </w:t>
      </w:r>
      <w:r w:rsidRPr="001B129B">
        <w:rPr>
          <w:rFonts w:ascii="Times New Roman" w:hAnsi="Times New Roman" w:cs="Times New Roman"/>
          <w:i/>
          <w:noProof/>
          <w:sz w:val="24"/>
          <w:szCs w:val="24"/>
        </w:rPr>
        <w:t>Artificial neural networks for modelling and control of non-linear systems</w:t>
      </w:r>
      <w:r w:rsidRPr="001B129B">
        <w:rPr>
          <w:rFonts w:ascii="Times New Roman" w:hAnsi="Times New Roman" w:cs="Times New Roman"/>
          <w:noProof/>
          <w:sz w:val="24"/>
          <w:szCs w:val="24"/>
        </w:rPr>
        <w:t xml:space="preserve"> (Springer Science &amp; Business Media, 2012).</w:t>
      </w:r>
      <w:bookmarkEnd w:id="313"/>
    </w:p>
    <w:p w14:paraId="49382364"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4" w:name="_ENREF_34"/>
      <w:r w:rsidRPr="001B129B">
        <w:rPr>
          <w:rFonts w:ascii="Times New Roman" w:hAnsi="Times New Roman" w:cs="Times New Roman"/>
          <w:noProof/>
          <w:sz w:val="24"/>
          <w:szCs w:val="24"/>
        </w:rPr>
        <w:t>34.</w:t>
      </w:r>
      <w:r w:rsidRPr="001B129B">
        <w:rPr>
          <w:rFonts w:ascii="Times New Roman" w:hAnsi="Times New Roman" w:cs="Times New Roman"/>
          <w:noProof/>
          <w:sz w:val="24"/>
          <w:szCs w:val="24"/>
        </w:rPr>
        <w:tab/>
        <w:t xml:space="preserve">Pan, Y. &amp; Wang, J. Model predictive control of unknown nonlinear dynamical systems based on recurrent neural networks. </w:t>
      </w:r>
      <w:r w:rsidRPr="001B129B">
        <w:rPr>
          <w:rFonts w:ascii="Times New Roman" w:hAnsi="Times New Roman" w:cs="Times New Roman"/>
          <w:i/>
          <w:noProof/>
          <w:sz w:val="24"/>
          <w:szCs w:val="24"/>
        </w:rPr>
        <w:t xml:space="preserve">Industrial Electronics, IEEE Transactions on </w:t>
      </w:r>
      <w:r w:rsidRPr="001B129B">
        <w:rPr>
          <w:rFonts w:ascii="Times New Roman" w:hAnsi="Times New Roman" w:cs="Times New Roman"/>
          <w:b/>
          <w:noProof/>
          <w:sz w:val="24"/>
          <w:szCs w:val="24"/>
        </w:rPr>
        <w:t>59</w:t>
      </w:r>
      <w:r w:rsidRPr="001B129B">
        <w:rPr>
          <w:rFonts w:ascii="Times New Roman" w:hAnsi="Times New Roman" w:cs="Times New Roman"/>
          <w:noProof/>
          <w:sz w:val="24"/>
          <w:szCs w:val="24"/>
        </w:rPr>
        <w:t>, 3089-3101 (2012).</w:t>
      </w:r>
      <w:bookmarkEnd w:id="314"/>
    </w:p>
    <w:p w14:paraId="09B28ED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5" w:name="_ENREF_35"/>
      <w:r w:rsidRPr="001B129B">
        <w:rPr>
          <w:rFonts w:ascii="Times New Roman" w:hAnsi="Times New Roman" w:cs="Times New Roman"/>
          <w:noProof/>
          <w:sz w:val="24"/>
          <w:szCs w:val="24"/>
        </w:rPr>
        <w:t>35.</w:t>
      </w:r>
      <w:r w:rsidRPr="001B129B">
        <w:rPr>
          <w:rFonts w:ascii="Times New Roman" w:hAnsi="Times New Roman" w:cs="Times New Roman"/>
          <w:noProof/>
          <w:sz w:val="24"/>
          <w:szCs w:val="24"/>
        </w:rPr>
        <w:tab/>
        <w:t xml:space="preserve">Liu, D., Wang, D., Zhao, D., Wei, Q. &amp; Jin, N. Neural-network-based optimal control for a class of unknown discrete-time nonlinear systems using globalized dual heuristic programming. </w:t>
      </w:r>
      <w:r w:rsidRPr="001B129B">
        <w:rPr>
          <w:rFonts w:ascii="Times New Roman" w:hAnsi="Times New Roman" w:cs="Times New Roman"/>
          <w:i/>
          <w:noProof/>
          <w:sz w:val="24"/>
          <w:szCs w:val="24"/>
        </w:rPr>
        <w:t xml:space="preserve">Automation Science and Engineering, IEEE Transactions on </w:t>
      </w:r>
      <w:r w:rsidRPr="001B129B">
        <w:rPr>
          <w:rFonts w:ascii="Times New Roman" w:hAnsi="Times New Roman" w:cs="Times New Roman"/>
          <w:b/>
          <w:noProof/>
          <w:sz w:val="24"/>
          <w:szCs w:val="24"/>
        </w:rPr>
        <w:t>9</w:t>
      </w:r>
      <w:r w:rsidRPr="001B129B">
        <w:rPr>
          <w:rFonts w:ascii="Times New Roman" w:hAnsi="Times New Roman" w:cs="Times New Roman"/>
          <w:noProof/>
          <w:sz w:val="24"/>
          <w:szCs w:val="24"/>
        </w:rPr>
        <w:t>, 628-634 (2012).</w:t>
      </w:r>
      <w:bookmarkEnd w:id="315"/>
    </w:p>
    <w:p w14:paraId="221DB973"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6" w:name="_ENREF_36"/>
      <w:r w:rsidRPr="001B129B">
        <w:rPr>
          <w:rFonts w:ascii="Times New Roman" w:hAnsi="Times New Roman" w:cs="Times New Roman"/>
          <w:noProof/>
          <w:sz w:val="24"/>
          <w:szCs w:val="24"/>
        </w:rPr>
        <w:t>36.</w:t>
      </w:r>
      <w:r w:rsidRPr="001B129B">
        <w:rPr>
          <w:rFonts w:ascii="Times New Roman" w:hAnsi="Times New Roman" w:cs="Times New Roman"/>
          <w:noProof/>
          <w:sz w:val="24"/>
          <w:szCs w:val="24"/>
        </w:rPr>
        <w:tab/>
        <w:t xml:space="preserve">Ferrari, S. &amp; Stengel, R.F. Classical/neural synthesis of nonlinear control systems. </w:t>
      </w:r>
      <w:r w:rsidRPr="001B129B">
        <w:rPr>
          <w:rFonts w:ascii="Times New Roman" w:hAnsi="Times New Roman" w:cs="Times New Roman"/>
          <w:i/>
          <w:noProof/>
          <w:sz w:val="24"/>
          <w:szCs w:val="24"/>
        </w:rPr>
        <w:t xml:space="preserve">Journal of Guidance, Control, and Dynamics </w:t>
      </w:r>
      <w:r w:rsidRPr="001B129B">
        <w:rPr>
          <w:rFonts w:ascii="Times New Roman" w:hAnsi="Times New Roman" w:cs="Times New Roman"/>
          <w:b/>
          <w:noProof/>
          <w:sz w:val="24"/>
          <w:szCs w:val="24"/>
        </w:rPr>
        <w:t>25</w:t>
      </w:r>
      <w:r w:rsidRPr="001B129B">
        <w:rPr>
          <w:rFonts w:ascii="Times New Roman" w:hAnsi="Times New Roman" w:cs="Times New Roman"/>
          <w:noProof/>
          <w:sz w:val="24"/>
          <w:szCs w:val="24"/>
        </w:rPr>
        <w:t>, 442-448 (2002).</w:t>
      </w:r>
      <w:bookmarkEnd w:id="316"/>
    </w:p>
    <w:p w14:paraId="69603C3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7" w:name="_ENREF_37"/>
      <w:r w:rsidRPr="001B129B">
        <w:rPr>
          <w:rFonts w:ascii="Times New Roman" w:hAnsi="Times New Roman" w:cs="Times New Roman"/>
          <w:noProof/>
          <w:sz w:val="24"/>
          <w:szCs w:val="24"/>
        </w:rPr>
        <w:t>37.</w:t>
      </w:r>
      <w:r w:rsidRPr="001B129B">
        <w:rPr>
          <w:rFonts w:ascii="Times New Roman" w:hAnsi="Times New Roman" w:cs="Times New Roman"/>
          <w:noProof/>
          <w:sz w:val="24"/>
          <w:szCs w:val="24"/>
        </w:rPr>
        <w:tab/>
        <w:t xml:space="preserve">Friston, K.J. Functional and effective connectivity: a review. </w:t>
      </w:r>
      <w:r w:rsidRPr="001B129B">
        <w:rPr>
          <w:rFonts w:ascii="Times New Roman" w:hAnsi="Times New Roman" w:cs="Times New Roman"/>
          <w:i/>
          <w:noProof/>
          <w:sz w:val="24"/>
          <w:szCs w:val="24"/>
        </w:rPr>
        <w:t xml:space="preserve">Brain connectivity </w:t>
      </w:r>
      <w:r w:rsidRPr="001B129B">
        <w:rPr>
          <w:rFonts w:ascii="Times New Roman" w:hAnsi="Times New Roman" w:cs="Times New Roman"/>
          <w:b/>
          <w:noProof/>
          <w:sz w:val="24"/>
          <w:szCs w:val="24"/>
        </w:rPr>
        <w:t>1</w:t>
      </w:r>
      <w:r w:rsidRPr="001B129B">
        <w:rPr>
          <w:rFonts w:ascii="Times New Roman" w:hAnsi="Times New Roman" w:cs="Times New Roman"/>
          <w:noProof/>
          <w:sz w:val="24"/>
          <w:szCs w:val="24"/>
        </w:rPr>
        <w:t>, 13-36 (2011).</w:t>
      </w:r>
      <w:bookmarkEnd w:id="317"/>
    </w:p>
    <w:p w14:paraId="2BF379E7"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8" w:name="_ENREF_38"/>
      <w:r w:rsidRPr="001B129B">
        <w:rPr>
          <w:rFonts w:ascii="Times New Roman" w:hAnsi="Times New Roman" w:cs="Times New Roman"/>
          <w:noProof/>
          <w:sz w:val="24"/>
          <w:szCs w:val="24"/>
        </w:rPr>
        <w:t>38.</w:t>
      </w:r>
      <w:r w:rsidRPr="001B129B">
        <w:rPr>
          <w:rFonts w:ascii="Times New Roman" w:hAnsi="Times New Roman" w:cs="Times New Roman"/>
          <w:noProof/>
          <w:sz w:val="24"/>
          <w:szCs w:val="24"/>
        </w:rPr>
        <w:tab/>
        <w:t xml:space="preserve">Uddin, L.Q., Supekar, K.S., Ryali, S. &amp; Menon, V. Dynamic reconfiguration of structural and functional connectivity across core neurocognitive brain networks with development. </w:t>
      </w:r>
      <w:r w:rsidRPr="001B129B">
        <w:rPr>
          <w:rFonts w:ascii="Times New Roman" w:hAnsi="Times New Roman" w:cs="Times New Roman"/>
          <w:i/>
          <w:noProof/>
          <w:sz w:val="24"/>
          <w:szCs w:val="24"/>
        </w:rPr>
        <w:t xml:space="preserve">The Journal of Neuroscience </w:t>
      </w:r>
      <w:r w:rsidRPr="001B129B">
        <w:rPr>
          <w:rFonts w:ascii="Times New Roman" w:hAnsi="Times New Roman" w:cs="Times New Roman"/>
          <w:b/>
          <w:noProof/>
          <w:sz w:val="24"/>
          <w:szCs w:val="24"/>
        </w:rPr>
        <w:t>31</w:t>
      </w:r>
      <w:r w:rsidRPr="001B129B">
        <w:rPr>
          <w:rFonts w:ascii="Times New Roman" w:hAnsi="Times New Roman" w:cs="Times New Roman"/>
          <w:noProof/>
          <w:sz w:val="24"/>
          <w:szCs w:val="24"/>
        </w:rPr>
        <w:t>, 18578-18589 (2011).</w:t>
      </w:r>
      <w:bookmarkEnd w:id="318"/>
    </w:p>
    <w:p w14:paraId="36985DEC"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19" w:name="_ENREF_39"/>
      <w:r w:rsidRPr="001B129B">
        <w:rPr>
          <w:rFonts w:ascii="Times New Roman" w:hAnsi="Times New Roman" w:cs="Times New Roman"/>
          <w:noProof/>
          <w:sz w:val="24"/>
          <w:szCs w:val="24"/>
        </w:rPr>
        <w:t>39.</w:t>
      </w:r>
      <w:r w:rsidRPr="001B129B">
        <w:rPr>
          <w:rFonts w:ascii="Times New Roman" w:hAnsi="Times New Roman" w:cs="Times New Roman"/>
          <w:noProof/>
          <w:sz w:val="24"/>
          <w:szCs w:val="24"/>
        </w:rPr>
        <w:tab/>
        <w:t xml:space="preserve">Plaut, D.C. Structure and function in the lexical system: Insights from distributed models of word reading and lexical decision. </w:t>
      </w:r>
      <w:r w:rsidRPr="001B129B">
        <w:rPr>
          <w:rFonts w:ascii="Times New Roman" w:hAnsi="Times New Roman" w:cs="Times New Roman"/>
          <w:i/>
          <w:noProof/>
          <w:sz w:val="24"/>
          <w:szCs w:val="24"/>
        </w:rPr>
        <w:t xml:space="preserve">Language &amp; Cognitive Processes </w:t>
      </w:r>
      <w:r w:rsidRPr="001B129B">
        <w:rPr>
          <w:rFonts w:ascii="Times New Roman" w:hAnsi="Times New Roman" w:cs="Times New Roman"/>
          <w:b/>
          <w:noProof/>
          <w:sz w:val="24"/>
          <w:szCs w:val="24"/>
        </w:rPr>
        <w:t>12</w:t>
      </w:r>
      <w:r w:rsidRPr="001B129B">
        <w:rPr>
          <w:rFonts w:ascii="Times New Roman" w:hAnsi="Times New Roman" w:cs="Times New Roman"/>
          <w:noProof/>
          <w:sz w:val="24"/>
          <w:szCs w:val="24"/>
        </w:rPr>
        <w:t>, 765-806 (1997).</w:t>
      </w:r>
      <w:bookmarkEnd w:id="319"/>
    </w:p>
    <w:p w14:paraId="0E57F9C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20" w:name="_ENREF_40"/>
      <w:r w:rsidRPr="001B129B">
        <w:rPr>
          <w:rFonts w:ascii="Times New Roman" w:hAnsi="Times New Roman" w:cs="Times New Roman"/>
          <w:noProof/>
          <w:sz w:val="24"/>
          <w:szCs w:val="24"/>
        </w:rPr>
        <w:lastRenderedPageBreak/>
        <w:t>40.</w:t>
      </w:r>
      <w:r w:rsidRPr="001B129B">
        <w:rPr>
          <w:rFonts w:ascii="Times New Roman" w:hAnsi="Times New Roman" w:cs="Times New Roman"/>
          <w:noProof/>
          <w:sz w:val="24"/>
          <w:szCs w:val="24"/>
        </w:rPr>
        <w:tab/>
        <w:t xml:space="preserve">Dilkina, K., McClelland, J.L. &amp; Plaut, D.C. A single-system account of semantic and lexical deficits in five semantic dementia patients. </w:t>
      </w:r>
      <w:r w:rsidRPr="001B129B">
        <w:rPr>
          <w:rFonts w:ascii="Times New Roman" w:hAnsi="Times New Roman" w:cs="Times New Roman"/>
          <w:i/>
          <w:noProof/>
          <w:sz w:val="24"/>
          <w:szCs w:val="24"/>
        </w:rPr>
        <w:t xml:space="preserve">Cognitive Neuropsychology </w:t>
      </w:r>
      <w:r w:rsidRPr="001B129B">
        <w:rPr>
          <w:rFonts w:ascii="Times New Roman" w:hAnsi="Times New Roman" w:cs="Times New Roman"/>
          <w:b/>
          <w:noProof/>
          <w:sz w:val="24"/>
          <w:szCs w:val="24"/>
        </w:rPr>
        <w:t>25</w:t>
      </w:r>
      <w:r w:rsidRPr="001B129B">
        <w:rPr>
          <w:rFonts w:ascii="Times New Roman" w:hAnsi="Times New Roman" w:cs="Times New Roman"/>
          <w:noProof/>
          <w:sz w:val="24"/>
          <w:szCs w:val="24"/>
        </w:rPr>
        <w:t>, 136-164 (2008).</w:t>
      </w:r>
      <w:bookmarkEnd w:id="320"/>
    </w:p>
    <w:p w14:paraId="601544D7"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21" w:name="_ENREF_41"/>
      <w:r w:rsidRPr="001B129B">
        <w:rPr>
          <w:rFonts w:ascii="Times New Roman" w:hAnsi="Times New Roman" w:cs="Times New Roman"/>
          <w:noProof/>
          <w:sz w:val="24"/>
          <w:szCs w:val="24"/>
        </w:rPr>
        <w:t>41.</w:t>
      </w:r>
      <w:r w:rsidRPr="001B129B">
        <w:rPr>
          <w:rFonts w:ascii="Times New Roman" w:hAnsi="Times New Roman" w:cs="Times New Roman"/>
          <w:noProof/>
          <w:sz w:val="24"/>
          <w:szCs w:val="24"/>
        </w:rPr>
        <w:tab/>
        <w:t xml:space="preserve">Lambon Ralph, M.A., Lowe, C. &amp; Rogers, T.T. Neural basis of category-specific semantic deficits for living things: Evidence from semantic dementia, HSVE and a neural network model. </w:t>
      </w:r>
      <w:r w:rsidRPr="001B129B">
        <w:rPr>
          <w:rFonts w:ascii="Times New Roman" w:hAnsi="Times New Roman" w:cs="Times New Roman"/>
          <w:i/>
          <w:noProof/>
          <w:sz w:val="24"/>
          <w:szCs w:val="24"/>
        </w:rPr>
        <w:t xml:space="preserve">Brain </w:t>
      </w:r>
      <w:r w:rsidRPr="001B129B">
        <w:rPr>
          <w:rFonts w:ascii="Times New Roman" w:hAnsi="Times New Roman" w:cs="Times New Roman"/>
          <w:b/>
          <w:noProof/>
          <w:sz w:val="24"/>
          <w:szCs w:val="24"/>
        </w:rPr>
        <w:t>130</w:t>
      </w:r>
      <w:r w:rsidRPr="001B129B">
        <w:rPr>
          <w:rFonts w:ascii="Times New Roman" w:hAnsi="Times New Roman" w:cs="Times New Roman"/>
          <w:noProof/>
          <w:sz w:val="24"/>
          <w:szCs w:val="24"/>
        </w:rPr>
        <w:t>, 1127-1137 (2007).</w:t>
      </w:r>
      <w:bookmarkEnd w:id="321"/>
    </w:p>
    <w:p w14:paraId="2AFEE33E"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322" w:name="_ENREF_42"/>
      <w:r w:rsidRPr="001B129B">
        <w:rPr>
          <w:rFonts w:ascii="Times New Roman" w:hAnsi="Times New Roman" w:cs="Times New Roman"/>
          <w:noProof/>
          <w:sz w:val="24"/>
          <w:szCs w:val="24"/>
        </w:rPr>
        <w:t>42.</w:t>
      </w:r>
      <w:r w:rsidRPr="001B129B">
        <w:rPr>
          <w:rFonts w:ascii="Times New Roman" w:hAnsi="Times New Roman" w:cs="Times New Roman"/>
          <w:noProof/>
          <w:sz w:val="24"/>
          <w:szCs w:val="24"/>
        </w:rPr>
        <w:tab/>
        <w:t xml:space="preserve">Dovgopoly, A. &amp; Mercado III, E. A connectionist model of category learning by individuals with high-functioning autism spectrum disorder. </w:t>
      </w:r>
      <w:r w:rsidRPr="001B129B">
        <w:rPr>
          <w:rFonts w:ascii="Times New Roman" w:hAnsi="Times New Roman" w:cs="Times New Roman"/>
          <w:i/>
          <w:noProof/>
          <w:sz w:val="24"/>
          <w:szCs w:val="24"/>
        </w:rPr>
        <w:t xml:space="preserve">Cognitive, Affective, &amp; Behavioral Neuroscience </w:t>
      </w:r>
      <w:r w:rsidRPr="001B129B">
        <w:rPr>
          <w:rFonts w:ascii="Times New Roman" w:hAnsi="Times New Roman" w:cs="Times New Roman"/>
          <w:b/>
          <w:noProof/>
          <w:sz w:val="24"/>
          <w:szCs w:val="24"/>
        </w:rPr>
        <w:t>13</w:t>
      </w:r>
      <w:r w:rsidRPr="001B129B">
        <w:rPr>
          <w:rFonts w:ascii="Times New Roman" w:hAnsi="Times New Roman" w:cs="Times New Roman"/>
          <w:noProof/>
          <w:sz w:val="24"/>
          <w:szCs w:val="24"/>
        </w:rPr>
        <w:t>, 371-389 (2013).</w:t>
      </w:r>
      <w:bookmarkEnd w:id="322"/>
    </w:p>
    <w:p w14:paraId="0F609406" w14:textId="77777777" w:rsidR="00DB5A93" w:rsidRPr="00BB75FD" w:rsidRDefault="00DB5A93" w:rsidP="00DB5A93">
      <w:pPr>
        <w:pStyle w:val="Normal1"/>
        <w:spacing w:line="240" w:lineRule="auto"/>
        <w:rPr>
          <w:rFonts w:ascii="Times New Roman" w:hAnsi="Times New Roman" w:cs="Times New Roman"/>
          <w:noProof/>
          <w:sz w:val="24"/>
          <w:szCs w:val="24"/>
        </w:rPr>
      </w:pPr>
    </w:p>
    <w:p w14:paraId="071B5D22" w14:textId="77777777" w:rsidR="001B2659" w:rsidRDefault="001B129B">
      <w:pPr>
        <w:pStyle w:val="Normal1"/>
        <w:rPr>
          <w:rFonts w:ascii="Times New Roman" w:hAnsi="Times New Roman" w:cs="Times New Roman"/>
          <w:sz w:val="24"/>
          <w:szCs w:val="24"/>
          <w:lang w:eastAsia="zh-CN"/>
        </w:rPr>
      </w:pPr>
      <w:r w:rsidRPr="001B129B">
        <w:rPr>
          <w:rFonts w:ascii="Times New Roman" w:hAnsi="Times New Roman" w:cs="Times New Roman"/>
          <w:sz w:val="24"/>
          <w:szCs w:val="24"/>
        </w:rPr>
        <w:fldChar w:fldCharType="end"/>
      </w:r>
    </w:p>
    <w:sectPr w:rsidR="001B2659" w:rsidSect="00504334">
      <w:headerReference w:type="default" r:id="rId12"/>
      <w:footerReference w:type="default" r:id="rId13"/>
      <w:pgSz w:w="12240" w:h="15840"/>
      <w:pgMar w:top="1440" w:right="1440" w:bottom="126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eff Shrager" w:date="2015-09-20T08:37:00Z" w:initials="JS">
    <w:p w14:paraId="6C404343" w14:textId="4758AC50" w:rsidR="0043343A" w:rsidRDefault="0043343A">
      <w:pPr>
        <w:pStyle w:val="CommentText"/>
      </w:pPr>
      <w:r>
        <w:rPr>
          <w:rStyle w:val="CommentReference"/>
        </w:rPr>
        <w:annotationRef/>
      </w:r>
      <w:r>
        <w:t>Note that I bring this back at the end of the first section. Maybe we should use this in the title as well?</w:t>
      </w:r>
    </w:p>
  </w:comment>
  <w:comment w:id="84" w:author="Jeff Shrager" w:date="2015-09-20T08:29:00Z" w:initials="JS">
    <w:p w14:paraId="290D6850" w14:textId="71F06125" w:rsidR="0043343A" w:rsidRDefault="0043343A">
      <w:pPr>
        <w:pStyle w:val="CommentText"/>
      </w:pPr>
      <w:r>
        <w:rPr>
          <w:rStyle w:val="CommentReference"/>
        </w:rPr>
        <w:annotationRef/>
      </w:r>
      <w:r>
        <w:t>Expand this to refer to a couple of publications other than your own work. We want to make it seem like this is a wider movement.</w:t>
      </w:r>
    </w:p>
  </w:comment>
  <w:comment w:id="146" w:author="Jeff Shrager" w:date="2015-09-20T08:38:00Z" w:initials="JS">
    <w:p w14:paraId="2FD7627D" w14:textId="54A83880" w:rsidR="0043343A" w:rsidRDefault="0043343A">
      <w:pPr>
        <w:pStyle w:val="CommentText"/>
      </w:pPr>
      <w:r>
        <w:rPr>
          <w:rStyle w:val="CommentReference"/>
        </w:rPr>
        <w:annotationRef/>
      </w:r>
      <w:r>
        <w:t>Here's the refrain from the very beginning. These (or something like these) should remain to book-end the intro.</w:t>
      </w:r>
    </w:p>
  </w:comment>
  <w:comment w:id="149" w:author="Jeff Shrager" w:date="2015-09-20T08:45:00Z" w:initials="JS">
    <w:p w14:paraId="51A70CFD" w14:textId="6CAA58BB" w:rsidR="0043343A" w:rsidRDefault="0043343A">
      <w:pPr>
        <w:pStyle w:val="CommentText"/>
      </w:pPr>
      <w:r>
        <w:rPr>
          <w:rStyle w:val="CommentReference"/>
        </w:rPr>
        <w:annotationRef/>
      </w:r>
      <w:r>
        <w:t xml:space="preserve">The problem with this term, which I modified in the intro too, is that "neural network" is historically associated with connectionism. Should we use something "neural systems" model, although it will be both NN and NS...I wonder if I can craft a one sentence explanation of these terms, their history, and get them clear. ... maybe not. </w:t>
      </w:r>
    </w:p>
  </w:comment>
  <w:comment w:id="148" w:author="Jeff Shrager" w:date="2015-09-20T08:48:00Z" w:initials="JS">
    <w:p w14:paraId="136E529E" w14:textId="470D8DE0" w:rsidR="001A4B6B" w:rsidRDefault="001A4B6B">
      <w:pPr>
        <w:pStyle w:val="CommentText"/>
      </w:pPr>
      <w:r>
        <w:rPr>
          <w:rStyle w:val="CommentReference"/>
        </w:rPr>
        <w:annotationRef/>
      </w:r>
      <w:r>
        <w:t xml:space="preserve">The "hypotheses" parts of these are slightly weird. For example, 2B seems obvious. It's not really a hypothesis about the model, it's just a general fact. I'm not sure that you need this section at all, or at least not the specific hypotheses. You really just have a general hypothesis, which is approx.. your (un-numbered?) H3: That a neural systems (or hybrid) model will provide good explanations for the things described in the intro, and esp. for individual differences. Maybe H1 is that it will provide good general explanations, and H2 would be the individual differences </w:t>
      </w:r>
      <w:proofErr w:type="spellStart"/>
      <w:r>
        <w:t>hyp</w:t>
      </w:r>
      <w:proofErr w:type="spellEnd"/>
      <w:r>
        <w:t>.</w:t>
      </w:r>
    </w:p>
  </w:comment>
  <w:comment w:id="210" w:author="Jeff Shrager" w:date="2015-09-20T09:12:00Z" w:initials="JS">
    <w:p w14:paraId="43E71302" w14:textId="2C89645A" w:rsidR="004D792F" w:rsidRDefault="004D792F">
      <w:pPr>
        <w:pStyle w:val="CommentText"/>
      </w:pPr>
      <w:r>
        <w:rPr>
          <w:rStyle w:val="CommentReference"/>
        </w:rPr>
        <w:annotationRef/>
      </w:r>
      <w:r>
        <w:t>I rewrote this completely, but don't know if it's what you want or meant. The way you had it was a little bizarre.</w:t>
      </w:r>
    </w:p>
  </w:comment>
  <w:comment w:id="254" w:author="Jeff Shrager" w:date="2015-09-20T09:19:00Z" w:initials="JS">
    <w:p w14:paraId="4D8CC60E" w14:textId="0B3165CA" w:rsidR="004A63B6" w:rsidRDefault="004A63B6">
      <w:pPr>
        <w:pStyle w:val="CommentText"/>
      </w:pPr>
      <w:ins w:id="257" w:author="Jeff Shrager" w:date="2015-09-20T09:18:00Z">
        <w:r>
          <w:rPr>
            <w:rStyle w:val="CommentReference"/>
          </w:rPr>
          <w:annotationRef/>
        </w:r>
      </w:ins>
      <w:r>
        <w:t xml:space="preserve">The new model is going to have WAY more parameters than this, esp. important will be inter-system connectivity </w:t>
      </w:r>
      <w:proofErr w:type="spellStart"/>
      <w:r>
        <w:t>params</w:t>
      </w:r>
      <w:proofErr w:type="spellEnd"/>
      <w:r>
        <w:t>, since those are the ones that you claimed in the intro seem to be involved in DD.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62FE8C" w15:done="0"/>
  <w15:commentEx w15:paraId="01CC2EC4" w15:done="0"/>
  <w15:commentEx w15:paraId="5ACC476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495B69" w14:textId="77777777" w:rsidR="0043343A" w:rsidRDefault="0043343A" w:rsidP="00B23D83">
      <w:pPr>
        <w:spacing w:after="0" w:line="240" w:lineRule="auto"/>
      </w:pPr>
      <w:r>
        <w:separator/>
      </w:r>
    </w:p>
  </w:endnote>
  <w:endnote w:type="continuationSeparator" w:id="0">
    <w:p w14:paraId="7FCA7A16" w14:textId="77777777" w:rsidR="0043343A" w:rsidRDefault="0043343A" w:rsidP="00B23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Segoe UI">
    <w:altName w:val="Times New Roman Bold"/>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SimSun">
    <w:panose1 w:val="00000000000000000000"/>
    <w:charset w:val="00"/>
    <w:family w:val="roman"/>
    <w:notTrueType/>
    <w:pitch w:val="default"/>
  </w:font>
  <w:font w:name="Cambria Math">
    <w:panose1 w:val="0204050305040603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447777"/>
      <w:docPartObj>
        <w:docPartGallery w:val="Page Numbers (Bottom of Page)"/>
        <w:docPartUnique/>
      </w:docPartObj>
    </w:sdtPr>
    <w:sdtEndPr>
      <w:rPr>
        <w:rFonts w:ascii="Times New Roman" w:hAnsi="Times New Roman" w:cs="Times New Roman"/>
        <w:noProof/>
      </w:rPr>
    </w:sdtEndPr>
    <w:sdtContent>
      <w:p w14:paraId="52A32A23" w14:textId="77777777" w:rsidR="0043343A" w:rsidRPr="00207499" w:rsidRDefault="0043343A">
        <w:pPr>
          <w:pStyle w:val="Footer"/>
          <w:jc w:val="right"/>
          <w:rPr>
            <w:rFonts w:ascii="Times New Roman" w:hAnsi="Times New Roman" w:cs="Times New Roman"/>
          </w:rPr>
        </w:pPr>
        <w:r w:rsidRPr="00207499">
          <w:rPr>
            <w:rFonts w:ascii="Times New Roman" w:hAnsi="Times New Roman" w:cs="Times New Roman"/>
          </w:rPr>
          <w:fldChar w:fldCharType="begin"/>
        </w:r>
        <w:r w:rsidRPr="00207499">
          <w:rPr>
            <w:rFonts w:ascii="Times New Roman" w:hAnsi="Times New Roman" w:cs="Times New Roman"/>
          </w:rPr>
          <w:instrText xml:space="preserve"> PAGE   \* MERGEFORMAT </w:instrText>
        </w:r>
        <w:r w:rsidRPr="00207499">
          <w:rPr>
            <w:rFonts w:ascii="Times New Roman" w:hAnsi="Times New Roman" w:cs="Times New Roman"/>
          </w:rPr>
          <w:fldChar w:fldCharType="separate"/>
        </w:r>
        <w:r w:rsidR="00D2648B">
          <w:rPr>
            <w:rFonts w:ascii="Times New Roman" w:hAnsi="Times New Roman" w:cs="Times New Roman"/>
            <w:noProof/>
          </w:rPr>
          <w:t>3</w:t>
        </w:r>
        <w:r w:rsidRPr="00207499">
          <w:rPr>
            <w:rFonts w:ascii="Times New Roman" w:hAnsi="Times New Roman" w:cs="Times New Roman"/>
            <w:noProof/>
          </w:rPr>
          <w:fldChar w:fldCharType="end"/>
        </w:r>
      </w:p>
    </w:sdtContent>
  </w:sdt>
  <w:p w14:paraId="58945755" w14:textId="77777777" w:rsidR="0043343A" w:rsidRDefault="0043343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A7F9BB" w14:textId="77777777" w:rsidR="0043343A" w:rsidRDefault="0043343A" w:rsidP="00B23D83">
      <w:pPr>
        <w:spacing w:after="0" w:line="240" w:lineRule="auto"/>
      </w:pPr>
      <w:r>
        <w:separator/>
      </w:r>
    </w:p>
  </w:footnote>
  <w:footnote w:type="continuationSeparator" w:id="0">
    <w:p w14:paraId="174C3862" w14:textId="77777777" w:rsidR="0043343A" w:rsidRDefault="0043343A" w:rsidP="00B23D8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DFC66" w14:textId="77777777" w:rsidR="0043343A" w:rsidRPr="00DD4B16" w:rsidRDefault="0043343A" w:rsidP="00DD4B16">
    <w:pPr>
      <w:spacing w:line="240" w:lineRule="auto"/>
      <w:rPr>
        <w:rFonts w:ascii="Times New Roman" w:hAnsi="Times New Roman" w:cs="Times New Roman"/>
        <w:b/>
        <w:szCs w:val="24"/>
      </w:rPr>
    </w:pPr>
    <w:r>
      <w:rPr>
        <w:rFonts w:ascii="Times New Roman" w:hAnsi="Times New Roman" w:cs="Times New Roman"/>
        <w:b/>
        <w:szCs w:val="24"/>
      </w:rPr>
      <w:t>Modeling</w:t>
    </w:r>
    <w:r w:rsidRPr="00DD4B16">
      <w:rPr>
        <w:rFonts w:ascii="Times New Roman" w:hAnsi="Times New Roman" w:cs="Times New Roman"/>
        <w:b/>
        <w:szCs w:val="24"/>
      </w:rPr>
      <w:t xml:space="preserve"> </w:t>
    </w:r>
    <w:r>
      <w:rPr>
        <w:rFonts w:ascii="Times New Roman" w:hAnsi="Times New Roman" w:cs="Times New Roman"/>
        <w:b/>
        <w:szCs w:val="24"/>
      </w:rPr>
      <w:t>the</w:t>
    </w:r>
    <w:r w:rsidRPr="00DD4B16">
      <w:rPr>
        <w:rFonts w:ascii="Times New Roman" w:hAnsi="Times New Roman" w:cs="Times New Roman"/>
        <w:b/>
        <w:szCs w:val="24"/>
      </w:rPr>
      <w:t xml:space="preserve"> development of children’s </w:t>
    </w:r>
    <w:r>
      <w:rPr>
        <w:rFonts w:ascii="Times New Roman" w:hAnsi="Times New Roman" w:cs="Times New Roman"/>
        <w:b/>
        <w:szCs w:val="24"/>
      </w:rPr>
      <w:t>arithmetic</w:t>
    </w:r>
    <w:r w:rsidRPr="00DD4B16">
      <w:rPr>
        <w:rFonts w:ascii="Times New Roman" w:hAnsi="Times New Roman" w:cs="Times New Roman"/>
        <w:b/>
        <w:szCs w:val="24"/>
      </w:rPr>
      <w:t xml:space="preserve"> skill</w:t>
    </w:r>
    <w:r>
      <w:rPr>
        <w:rFonts w:ascii="Times New Roman" w:hAnsi="Times New Roman" w:cs="Times New Roman"/>
        <w:b/>
        <w:szCs w:val="24"/>
      </w:rPr>
      <w:t xml:space="preserve"> and knowledge in</w:t>
    </w:r>
    <w:r w:rsidRPr="00DD4B16">
      <w:rPr>
        <w:rFonts w:ascii="Times New Roman" w:hAnsi="Times New Roman" w:cs="Times New Roman"/>
        <w:b/>
        <w:szCs w:val="24"/>
      </w:rPr>
      <w:t xml:space="preserve"> </w:t>
    </w:r>
    <w:r>
      <w:rPr>
        <w:rFonts w:ascii="Times New Roman" w:hAnsi="Times New Roman" w:cs="Times New Roman"/>
        <w:b/>
        <w:szCs w:val="24"/>
      </w:rPr>
      <w:t>a</w:t>
    </w:r>
    <w:r w:rsidRPr="00DD4B16">
      <w:rPr>
        <w:rFonts w:ascii="Times New Roman" w:hAnsi="Times New Roman" w:cs="Times New Roman"/>
        <w:b/>
        <w:szCs w:val="24"/>
      </w:rPr>
      <w:t xml:space="preserve"> novel </w:t>
    </w:r>
    <w:r>
      <w:rPr>
        <w:rFonts w:ascii="Times New Roman" w:hAnsi="Times New Roman" w:cs="Times New Roman"/>
        <w:b/>
        <w:szCs w:val="24"/>
      </w:rPr>
      <w:t>system</w:t>
    </w:r>
    <w:r>
      <w:rPr>
        <w:rFonts w:ascii="Times New Roman" w:hAnsi="Times New Roman" w:cs="Times New Roman" w:hint="eastAsia"/>
        <w:b/>
        <w:szCs w:val="24"/>
        <w:lang w:eastAsia="zh-CN"/>
      </w:rPr>
      <w:t>-control</w:t>
    </w:r>
    <w:r w:rsidRPr="00DD4B16">
      <w:rPr>
        <w:rFonts w:ascii="Times New Roman" w:hAnsi="Times New Roman" w:cs="Times New Roman"/>
        <w:b/>
        <w:szCs w:val="24"/>
      </w:rPr>
      <w:t>/connectionist framework</w:t>
    </w:r>
    <w:r>
      <w:rPr>
        <w:rFonts w:ascii="Times New Roman" w:hAnsi="Times New Roman" w:cs="Times New Roman"/>
        <w:b/>
        <w:szCs w:val="24"/>
      </w:rPr>
      <w:t xml:space="preserve">                                                                                               </w:t>
    </w:r>
    <w:r w:rsidRPr="00207499">
      <w:rPr>
        <w:rFonts w:ascii="Times New Roman" w:hAnsi="Times New Roman" w:cs="Times New Roman"/>
      </w:rPr>
      <w:t>Lang Chen</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en, Lang">
    <w15:presenceInfo w15:providerId="AD" w15:userId="S-1-5-21-2000478354-1844237615-1801674531-454587"/>
  </w15:person>
  <w15:person w15:author="Lang Chen">
    <w15:presenceInfo w15:providerId="AD" w15:userId="S-1-5-21-2000478354-1844237615-1801674531-4545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bordersDoNotSurroundHeader/>
  <w:bordersDoNotSurroundFooter/>
  <w:proofState w:spelling="clean"/>
  <w:revisionView w:insDel="0" w:formatting="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Neuroscienc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2vfvr2wlz2vzfe9sscp0ff7f0pardxptwdw&quot;&gt;References&lt;record-ids&gt;&lt;item&gt;41&lt;/item&gt;&lt;item&gt;442&lt;/item&gt;&lt;item&gt;586&lt;/item&gt;&lt;item&gt;1053&lt;/item&gt;&lt;item&gt;1239&lt;/item&gt;&lt;item&gt;1243&lt;/item&gt;&lt;item&gt;1284&lt;/item&gt;&lt;item&gt;1293&lt;/item&gt;&lt;item&gt;1294&lt;/item&gt;&lt;item&gt;1295&lt;/item&gt;&lt;item&gt;1296&lt;/item&gt;&lt;item&gt;1297&lt;/item&gt;&lt;item&gt;1298&lt;/item&gt;&lt;item&gt;1299&lt;/item&gt;&lt;item&gt;1300&lt;/item&gt;&lt;item&gt;1301&lt;/item&gt;&lt;item&gt;1302&lt;/item&gt;&lt;item&gt;1304&lt;/item&gt;&lt;item&gt;1305&lt;/item&gt;&lt;item&gt;1306&lt;/item&gt;&lt;item&gt;1307&lt;/item&gt;&lt;item&gt;1308&lt;/item&gt;&lt;item&gt;1310&lt;/item&gt;&lt;item&gt;1311&lt;/item&gt;&lt;item&gt;1312&lt;/item&gt;&lt;item&gt;1313&lt;/item&gt;&lt;item&gt;1314&lt;/item&gt;&lt;item&gt;1315&lt;/item&gt;&lt;item&gt;1316&lt;/item&gt;&lt;item&gt;1317&lt;/item&gt;&lt;item&gt;1318&lt;/item&gt;&lt;item&gt;1319&lt;/item&gt;&lt;item&gt;1321&lt;/item&gt;&lt;item&gt;1322&lt;/item&gt;&lt;item&gt;1323&lt;/item&gt;&lt;item&gt;1324&lt;/item&gt;&lt;item&gt;1325&lt;/item&gt;&lt;item&gt;1326&lt;/item&gt;&lt;item&gt;1327&lt;/item&gt;&lt;item&gt;1328&lt;/item&gt;&lt;item&gt;1329&lt;/item&gt;&lt;item&gt;1330&lt;/item&gt;&lt;/record-ids&gt;&lt;/item&gt;&lt;/Libraries&gt;"/>
  </w:docVars>
  <w:rsids>
    <w:rsidRoot w:val="00323825"/>
    <w:rsid w:val="00005F99"/>
    <w:rsid w:val="00015F12"/>
    <w:rsid w:val="00046F59"/>
    <w:rsid w:val="00054529"/>
    <w:rsid w:val="00062147"/>
    <w:rsid w:val="00067DC4"/>
    <w:rsid w:val="00076C33"/>
    <w:rsid w:val="00086073"/>
    <w:rsid w:val="000A7A23"/>
    <w:rsid w:val="000B39A4"/>
    <w:rsid w:val="000C1198"/>
    <w:rsid w:val="000E0DD8"/>
    <w:rsid w:val="00121D75"/>
    <w:rsid w:val="00157948"/>
    <w:rsid w:val="00162218"/>
    <w:rsid w:val="00173126"/>
    <w:rsid w:val="0017422A"/>
    <w:rsid w:val="001A4B6B"/>
    <w:rsid w:val="001B129B"/>
    <w:rsid w:val="001B2659"/>
    <w:rsid w:val="001B330F"/>
    <w:rsid w:val="001B4307"/>
    <w:rsid w:val="001B62E2"/>
    <w:rsid w:val="001C258E"/>
    <w:rsid w:val="001C625A"/>
    <w:rsid w:val="001D26C2"/>
    <w:rsid w:val="001E33E0"/>
    <w:rsid w:val="001E53F2"/>
    <w:rsid w:val="001F3EE4"/>
    <w:rsid w:val="001F7F91"/>
    <w:rsid w:val="00207499"/>
    <w:rsid w:val="002178B2"/>
    <w:rsid w:val="00227B11"/>
    <w:rsid w:val="00267A7F"/>
    <w:rsid w:val="0027757D"/>
    <w:rsid w:val="002A4A3A"/>
    <w:rsid w:val="002B02D9"/>
    <w:rsid w:val="002B11F6"/>
    <w:rsid w:val="002C1BDF"/>
    <w:rsid w:val="002D20BD"/>
    <w:rsid w:val="002E42A2"/>
    <w:rsid w:val="00300484"/>
    <w:rsid w:val="00323375"/>
    <w:rsid w:val="00323825"/>
    <w:rsid w:val="00335CED"/>
    <w:rsid w:val="003366BF"/>
    <w:rsid w:val="00352BF2"/>
    <w:rsid w:val="00353A7B"/>
    <w:rsid w:val="00370D73"/>
    <w:rsid w:val="0038075F"/>
    <w:rsid w:val="003A476E"/>
    <w:rsid w:val="003A5D8B"/>
    <w:rsid w:val="003B4951"/>
    <w:rsid w:val="003C3C56"/>
    <w:rsid w:val="003E22F6"/>
    <w:rsid w:val="003F2592"/>
    <w:rsid w:val="00405893"/>
    <w:rsid w:val="004069E6"/>
    <w:rsid w:val="00426DAC"/>
    <w:rsid w:val="0042708E"/>
    <w:rsid w:val="0043343A"/>
    <w:rsid w:val="004376FB"/>
    <w:rsid w:val="00437FED"/>
    <w:rsid w:val="00443C17"/>
    <w:rsid w:val="00457BBD"/>
    <w:rsid w:val="00460DE4"/>
    <w:rsid w:val="004758FC"/>
    <w:rsid w:val="004A39D6"/>
    <w:rsid w:val="004A63B6"/>
    <w:rsid w:val="004C434F"/>
    <w:rsid w:val="004D09E5"/>
    <w:rsid w:val="004D792F"/>
    <w:rsid w:val="00504334"/>
    <w:rsid w:val="0050616A"/>
    <w:rsid w:val="00512D4B"/>
    <w:rsid w:val="00526D6C"/>
    <w:rsid w:val="00546F69"/>
    <w:rsid w:val="0055119C"/>
    <w:rsid w:val="00553849"/>
    <w:rsid w:val="00555561"/>
    <w:rsid w:val="00562766"/>
    <w:rsid w:val="00564D90"/>
    <w:rsid w:val="00565B8E"/>
    <w:rsid w:val="005749FA"/>
    <w:rsid w:val="00581542"/>
    <w:rsid w:val="00591A0F"/>
    <w:rsid w:val="00594F55"/>
    <w:rsid w:val="005A35ED"/>
    <w:rsid w:val="005D01DA"/>
    <w:rsid w:val="00600A18"/>
    <w:rsid w:val="006014E9"/>
    <w:rsid w:val="00615BFB"/>
    <w:rsid w:val="006302B6"/>
    <w:rsid w:val="00633C6F"/>
    <w:rsid w:val="00635A0E"/>
    <w:rsid w:val="00636B62"/>
    <w:rsid w:val="006443BA"/>
    <w:rsid w:val="006457D0"/>
    <w:rsid w:val="00661FB5"/>
    <w:rsid w:val="00664F6C"/>
    <w:rsid w:val="00665E15"/>
    <w:rsid w:val="00667883"/>
    <w:rsid w:val="00676DBC"/>
    <w:rsid w:val="00683317"/>
    <w:rsid w:val="0068570D"/>
    <w:rsid w:val="006911E3"/>
    <w:rsid w:val="006A13C8"/>
    <w:rsid w:val="006A3E9A"/>
    <w:rsid w:val="006B7826"/>
    <w:rsid w:val="006D53C8"/>
    <w:rsid w:val="006D5547"/>
    <w:rsid w:val="006E127D"/>
    <w:rsid w:val="006E2087"/>
    <w:rsid w:val="006F5A65"/>
    <w:rsid w:val="007035DD"/>
    <w:rsid w:val="00710692"/>
    <w:rsid w:val="00712E86"/>
    <w:rsid w:val="00721F6F"/>
    <w:rsid w:val="007342BF"/>
    <w:rsid w:val="00763D6B"/>
    <w:rsid w:val="00774283"/>
    <w:rsid w:val="00774CD0"/>
    <w:rsid w:val="00776C1E"/>
    <w:rsid w:val="00782DD9"/>
    <w:rsid w:val="007B6E20"/>
    <w:rsid w:val="007D0137"/>
    <w:rsid w:val="007D5F8F"/>
    <w:rsid w:val="007E5311"/>
    <w:rsid w:val="007F0640"/>
    <w:rsid w:val="007F5A6F"/>
    <w:rsid w:val="007F6381"/>
    <w:rsid w:val="0081491C"/>
    <w:rsid w:val="00831D6A"/>
    <w:rsid w:val="00837BD3"/>
    <w:rsid w:val="008434E5"/>
    <w:rsid w:val="0085325A"/>
    <w:rsid w:val="00875021"/>
    <w:rsid w:val="00887222"/>
    <w:rsid w:val="0089505C"/>
    <w:rsid w:val="008B2E52"/>
    <w:rsid w:val="008B4F1A"/>
    <w:rsid w:val="008C2440"/>
    <w:rsid w:val="008D6563"/>
    <w:rsid w:val="008E1E30"/>
    <w:rsid w:val="008E35AF"/>
    <w:rsid w:val="008E43A4"/>
    <w:rsid w:val="008F42ED"/>
    <w:rsid w:val="009031E2"/>
    <w:rsid w:val="00912241"/>
    <w:rsid w:val="0091254A"/>
    <w:rsid w:val="00920B59"/>
    <w:rsid w:val="0092470A"/>
    <w:rsid w:val="0093100E"/>
    <w:rsid w:val="00931EAA"/>
    <w:rsid w:val="009322C4"/>
    <w:rsid w:val="009416D3"/>
    <w:rsid w:val="00945E72"/>
    <w:rsid w:val="00952024"/>
    <w:rsid w:val="00981A15"/>
    <w:rsid w:val="00984C7B"/>
    <w:rsid w:val="00987802"/>
    <w:rsid w:val="00991E71"/>
    <w:rsid w:val="009A0273"/>
    <w:rsid w:val="009A05A9"/>
    <w:rsid w:val="009A7697"/>
    <w:rsid w:val="009B3D0A"/>
    <w:rsid w:val="009B43A3"/>
    <w:rsid w:val="009C08DE"/>
    <w:rsid w:val="009D19BA"/>
    <w:rsid w:val="009D2134"/>
    <w:rsid w:val="009D4786"/>
    <w:rsid w:val="009E1624"/>
    <w:rsid w:val="009E1AC9"/>
    <w:rsid w:val="009F5675"/>
    <w:rsid w:val="00A01525"/>
    <w:rsid w:val="00A14BC4"/>
    <w:rsid w:val="00A17621"/>
    <w:rsid w:val="00A27FA4"/>
    <w:rsid w:val="00A30FDF"/>
    <w:rsid w:val="00A3357D"/>
    <w:rsid w:val="00A419B6"/>
    <w:rsid w:val="00A50A59"/>
    <w:rsid w:val="00A57478"/>
    <w:rsid w:val="00A74A83"/>
    <w:rsid w:val="00A76D07"/>
    <w:rsid w:val="00A8067E"/>
    <w:rsid w:val="00A83B47"/>
    <w:rsid w:val="00A96CE1"/>
    <w:rsid w:val="00AB1CB2"/>
    <w:rsid w:val="00AB1FCD"/>
    <w:rsid w:val="00AB4367"/>
    <w:rsid w:val="00AC37BB"/>
    <w:rsid w:val="00AD33DB"/>
    <w:rsid w:val="00AD6F05"/>
    <w:rsid w:val="00AD77CC"/>
    <w:rsid w:val="00AE3591"/>
    <w:rsid w:val="00AF5D13"/>
    <w:rsid w:val="00B23D83"/>
    <w:rsid w:val="00B37356"/>
    <w:rsid w:val="00B513F7"/>
    <w:rsid w:val="00B527BF"/>
    <w:rsid w:val="00B54CA0"/>
    <w:rsid w:val="00B63B6C"/>
    <w:rsid w:val="00B65645"/>
    <w:rsid w:val="00B72483"/>
    <w:rsid w:val="00B74921"/>
    <w:rsid w:val="00B754AE"/>
    <w:rsid w:val="00B7742F"/>
    <w:rsid w:val="00B85939"/>
    <w:rsid w:val="00B929D5"/>
    <w:rsid w:val="00B95270"/>
    <w:rsid w:val="00BB75FD"/>
    <w:rsid w:val="00BC713B"/>
    <w:rsid w:val="00BC7514"/>
    <w:rsid w:val="00BD1BFE"/>
    <w:rsid w:val="00BD4E32"/>
    <w:rsid w:val="00BD56CC"/>
    <w:rsid w:val="00BD7FD2"/>
    <w:rsid w:val="00BE1FAC"/>
    <w:rsid w:val="00BE4CE9"/>
    <w:rsid w:val="00BE520C"/>
    <w:rsid w:val="00BE7494"/>
    <w:rsid w:val="00C273B7"/>
    <w:rsid w:val="00C71945"/>
    <w:rsid w:val="00C83578"/>
    <w:rsid w:val="00C84126"/>
    <w:rsid w:val="00C869EF"/>
    <w:rsid w:val="00C936D9"/>
    <w:rsid w:val="00CC04DC"/>
    <w:rsid w:val="00CC45D3"/>
    <w:rsid w:val="00CD3047"/>
    <w:rsid w:val="00CF3548"/>
    <w:rsid w:val="00CF76D7"/>
    <w:rsid w:val="00D041C9"/>
    <w:rsid w:val="00D07A0D"/>
    <w:rsid w:val="00D141C0"/>
    <w:rsid w:val="00D2648B"/>
    <w:rsid w:val="00D31369"/>
    <w:rsid w:val="00D3164E"/>
    <w:rsid w:val="00D32D6A"/>
    <w:rsid w:val="00D5786B"/>
    <w:rsid w:val="00D66C1F"/>
    <w:rsid w:val="00D67689"/>
    <w:rsid w:val="00D7221D"/>
    <w:rsid w:val="00D7790A"/>
    <w:rsid w:val="00D821E2"/>
    <w:rsid w:val="00D82991"/>
    <w:rsid w:val="00D93DB2"/>
    <w:rsid w:val="00D950E8"/>
    <w:rsid w:val="00DA2BE5"/>
    <w:rsid w:val="00DB3C71"/>
    <w:rsid w:val="00DB5A93"/>
    <w:rsid w:val="00DC1258"/>
    <w:rsid w:val="00DD0008"/>
    <w:rsid w:val="00DD4B16"/>
    <w:rsid w:val="00DE39F1"/>
    <w:rsid w:val="00DE3F7F"/>
    <w:rsid w:val="00DE6ACA"/>
    <w:rsid w:val="00DF3484"/>
    <w:rsid w:val="00E021A3"/>
    <w:rsid w:val="00E024A4"/>
    <w:rsid w:val="00E164A0"/>
    <w:rsid w:val="00E4383D"/>
    <w:rsid w:val="00E43AE1"/>
    <w:rsid w:val="00E517F9"/>
    <w:rsid w:val="00E7138B"/>
    <w:rsid w:val="00E8027C"/>
    <w:rsid w:val="00E84BE8"/>
    <w:rsid w:val="00E96785"/>
    <w:rsid w:val="00EC2F65"/>
    <w:rsid w:val="00EC4B1B"/>
    <w:rsid w:val="00ED31EC"/>
    <w:rsid w:val="00EE621C"/>
    <w:rsid w:val="00EF080B"/>
    <w:rsid w:val="00F024D6"/>
    <w:rsid w:val="00F06435"/>
    <w:rsid w:val="00F13497"/>
    <w:rsid w:val="00F25304"/>
    <w:rsid w:val="00F33AD1"/>
    <w:rsid w:val="00F34F67"/>
    <w:rsid w:val="00F51A86"/>
    <w:rsid w:val="00F64C82"/>
    <w:rsid w:val="00F65FB8"/>
    <w:rsid w:val="00F77036"/>
    <w:rsid w:val="00F90346"/>
    <w:rsid w:val="00F9587F"/>
    <w:rsid w:val="00FC1830"/>
    <w:rsid w:val="00FD233F"/>
    <w:rsid w:val="00FE4352"/>
    <w:rsid w:val="00FE55BC"/>
    <w:rsid w:val="00FE7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9D3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C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757D"/>
    <w:rPr>
      <w:sz w:val="16"/>
      <w:szCs w:val="16"/>
    </w:rPr>
  </w:style>
  <w:style w:type="paragraph" w:styleId="CommentText">
    <w:name w:val="annotation text"/>
    <w:basedOn w:val="Normal"/>
    <w:link w:val="CommentTextChar"/>
    <w:uiPriority w:val="99"/>
    <w:semiHidden/>
    <w:unhideWhenUsed/>
    <w:rsid w:val="0027757D"/>
    <w:pPr>
      <w:spacing w:line="240" w:lineRule="auto"/>
    </w:pPr>
    <w:rPr>
      <w:sz w:val="20"/>
      <w:szCs w:val="20"/>
    </w:rPr>
  </w:style>
  <w:style w:type="character" w:customStyle="1" w:styleId="CommentTextChar">
    <w:name w:val="Comment Text Char"/>
    <w:basedOn w:val="DefaultParagraphFont"/>
    <w:link w:val="CommentText"/>
    <w:uiPriority w:val="99"/>
    <w:semiHidden/>
    <w:rsid w:val="0027757D"/>
    <w:rPr>
      <w:sz w:val="20"/>
      <w:szCs w:val="20"/>
    </w:rPr>
  </w:style>
  <w:style w:type="paragraph" w:styleId="CommentSubject">
    <w:name w:val="annotation subject"/>
    <w:basedOn w:val="CommentText"/>
    <w:next w:val="CommentText"/>
    <w:link w:val="CommentSubjectChar"/>
    <w:uiPriority w:val="99"/>
    <w:semiHidden/>
    <w:unhideWhenUsed/>
    <w:rsid w:val="0027757D"/>
    <w:rPr>
      <w:b/>
      <w:bCs/>
    </w:rPr>
  </w:style>
  <w:style w:type="character" w:customStyle="1" w:styleId="CommentSubjectChar">
    <w:name w:val="Comment Subject Char"/>
    <w:basedOn w:val="CommentTextChar"/>
    <w:link w:val="CommentSubject"/>
    <w:uiPriority w:val="99"/>
    <w:semiHidden/>
    <w:rsid w:val="0027757D"/>
    <w:rPr>
      <w:b/>
      <w:bCs/>
      <w:sz w:val="20"/>
      <w:szCs w:val="20"/>
    </w:rPr>
  </w:style>
  <w:style w:type="paragraph" w:styleId="BalloonText">
    <w:name w:val="Balloon Text"/>
    <w:basedOn w:val="Normal"/>
    <w:link w:val="BalloonTextChar"/>
    <w:uiPriority w:val="99"/>
    <w:semiHidden/>
    <w:unhideWhenUsed/>
    <w:rsid w:val="0027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57D"/>
    <w:rPr>
      <w:rFonts w:ascii="Segoe UI" w:hAnsi="Segoe UI" w:cs="Segoe UI"/>
      <w:sz w:val="18"/>
      <w:szCs w:val="18"/>
    </w:rPr>
  </w:style>
  <w:style w:type="paragraph" w:customStyle="1" w:styleId="Normal1">
    <w:name w:val="Normal1"/>
    <w:rsid w:val="00F77036"/>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23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D83"/>
  </w:style>
  <w:style w:type="paragraph" w:styleId="Footer">
    <w:name w:val="footer"/>
    <w:basedOn w:val="Normal"/>
    <w:link w:val="FooterChar"/>
    <w:uiPriority w:val="99"/>
    <w:unhideWhenUsed/>
    <w:rsid w:val="00B23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D83"/>
  </w:style>
  <w:style w:type="character" w:styleId="Hyperlink">
    <w:name w:val="Hyperlink"/>
    <w:basedOn w:val="DefaultParagraphFont"/>
    <w:uiPriority w:val="99"/>
    <w:unhideWhenUsed/>
    <w:rsid w:val="00BE520C"/>
    <w:rPr>
      <w:color w:val="0563C1" w:themeColor="hyperlink"/>
      <w:u w:val="single"/>
    </w:rPr>
  </w:style>
  <w:style w:type="paragraph" w:styleId="NormalWeb">
    <w:name w:val="Normal (Web)"/>
    <w:basedOn w:val="Normal"/>
    <w:uiPriority w:val="99"/>
    <w:semiHidden/>
    <w:unhideWhenUsed/>
    <w:rsid w:val="00912241"/>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C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757D"/>
    <w:rPr>
      <w:sz w:val="16"/>
      <w:szCs w:val="16"/>
    </w:rPr>
  </w:style>
  <w:style w:type="paragraph" w:styleId="CommentText">
    <w:name w:val="annotation text"/>
    <w:basedOn w:val="Normal"/>
    <w:link w:val="CommentTextChar"/>
    <w:uiPriority w:val="99"/>
    <w:semiHidden/>
    <w:unhideWhenUsed/>
    <w:rsid w:val="0027757D"/>
    <w:pPr>
      <w:spacing w:line="240" w:lineRule="auto"/>
    </w:pPr>
    <w:rPr>
      <w:sz w:val="20"/>
      <w:szCs w:val="20"/>
    </w:rPr>
  </w:style>
  <w:style w:type="character" w:customStyle="1" w:styleId="CommentTextChar">
    <w:name w:val="Comment Text Char"/>
    <w:basedOn w:val="DefaultParagraphFont"/>
    <w:link w:val="CommentText"/>
    <w:uiPriority w:val="99"/>
    <w:semiHidden/>
    <w:rsid w:val="0027757D"/>
    <w:rPr>
      <w:sz w:val="20"/>
      <w:szCs w:val="20"/>
    </w:rPr>
  </w:style>
  <w:style w:type="paragraph" w:styleId="CommentSubject">
    <w:name w:val="annotation subject"/>
    <w:basedOn w:val="CommentText"/>
    <w:next w:val="CommentText"/>
    <w:link w:val="CommentSubjectChar"/>
    <w:uiPriority w:val="99"/>
    <w:semiHidden/>
    <w:unhideWhenUsed/>
    <w:rsid w:val="0027757D"/>
    <w:rPr>
      <w:b/>
      <w:bCs/>
    </w:rPr>
  </w:style>
  <w:style w:type="character" w:customStyle="1" w:styleId="CommentSubjectChar">
    <w:name w:val="Comment Subject Char"/>
    <w:basedOn w:val="CommentTextChar"/>
    <w:link w:val="CommentSubject"/>
    <w:uiPriority w:val="99"/>
    <w:semiHidden/>
    <w:rsid w:val="0027757D"/>
    <w:rPr>
      <w:b/>
      <w:bCs/>
      <w:sz w:val="20"/>
      <w:szCs w:val="20"/>
    </w:rPr>
  </w:style>
  <w:style w:type="paragraph" w:styleId="BalloonText">
    <w:name w:val="Balloon Text"/>
    <w:basedOn w:val="Normal"/>
    <w:link w:val="BalloonTextChar"/>
    <w:uiPriority w:val="99"/>
    <w:semiHidden/>
    <w:unhideWhenUsed/>
    <w:rsid w:val="0027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57D"/>
    <w:rPr>
      <w:rFonts w:ascii="Segoe UI" w:hAnsi="Segoe UI" w:cs="Segoe UI"/>
      <w:sz w:val="18"/>
      <w:szCs w:val="18"/>
    </w:rPr>
  </w:style>
  <w:style w:type="paragraph" w:customStyle="1" w:styleId="Normal1">
    <w:name w:val="Normal1"/>
    <w:rsid w:val="00F77036"/>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23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D83"/>
  </w:style>
  <w:style w:type="paragraph" w:styleId="Footer">
    <w:name w:val="footer"/>
    <w:basedOn w:val="Normal"/>
    <w:link w:val="FooterChar"/>
    <w:uiPriority w:val="99"/>
    <w:unhideWhenUsed/>
    <w:rsid w:val="00B23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D83"/>
  </w:style>
  <w:style w:type="character" w:styleId="Hyperlink">
    <w:name w:val="Hyperlink"/>
    <w:basedOn w:val="DefaultParagraphFont"/>
    <w:uiPriority w:val="99"/>
    <w:unhideWhenUsed/>
    <w:rsid w:val="00BE520C"/>
    <w:rPr>
      <w:color w:val="0563C1" w:themeColor="hyperlink"/>
      <w:u w:val="single"/>
    </w:rPr>
  </w:style>
  <w:style w:type="paragraph" w:styleId="NormalWeb">
    <w:name w:val="Normal (Web)"/>
    <w:basedOn w:val="Normal"/>
    <w:uiPriority w:val="99"/>
    <w:semiHidden/>
    <w:unhideWhenUsed/>
    <w:rsid w:val="0091224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7115C-A747-6947-9001-6F40BE69D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Pages>
  <Words>4668</Words>
  <Characters>26614</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Lang</dc:creator>
  <cp:lastModifiedBy>Jeff Shrager</cp:lastModifiedBy>
  <cp:revision>79</cp:revision>
  <dcterms:created xsi:type="dcterms:W3CDTF">2015-09-20T14:59:00Z</dcterms:created>
  <dcterms:modified xsi:type="dcterms:W3CDTF">2015-09-20T16:20:00Z</dcterms:modified>
</cp:coreProperties>
</file>